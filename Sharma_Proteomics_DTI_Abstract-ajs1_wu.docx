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6C0AA4" w:rsidRDefault="006C0AA4" w14:paraId="22548A55" w14:textId="77777777">
      <w:pPr>
        <w:pStyle w:val="BodyText"/>
        <w:rPr>
          <w:sz w:val="34"/>
        </w:rPr>
      </w:pPr>
    </w:p>
    <w:p w:rsidR="006C0AA4" w:rsidRDefault="006C0AA4" w14:paraId="204BB400" w14:textId="77777777">
      <w:pPr>
        <w:pStyle w:val="BodyText"/>
        <w:spacing w:before="46"/>
        <w:rPr>
          <w:sz w:val="34"/>
        </w:rPr>
      </w:pPr>
    </w:p>
    <w:p w:rsidR="006C0AA4" w:rsidP="51EC4035" w:rsidRDefault="00000000" w14:paraId="134524AB" w14:textId="6F90F41C">
      <w:pPr>
        <w:spacing w:line="268" w:lineRule="auto"/>
        <w:ind w:left="88" w:right="446"/>
        <w:jc w:val="center"/>
        <w:rPr>
          <w:sz w:val="34"/>
          <w:szCs w:val="34"/>
        </w:rPr>
      </w:pPr>
      <w:r w:rsidRPr="6F9FFF1D">
        <w:rPr>
          <w:sz w:val="34"/>
          <w:szCs w:val="34"/>
        </w:rPr>
        <w:t xml:space="preserve">Proteomics signature of whole-brain microstructural </w:t>
      </w:r>
      <w:r w:rsidRPr="6F9FFF1D" w:rsidR="302BA12B">
        <w:rPr>
          <w:sz w:val="34"/>
          <w:szCs w:val="34"/>
        </w:rPr>
        <w:t xml:space="preserve">integrity </w:t>
      </w:r>
      <w:r w:rsidRPr="6F9FFF1D">
        <w:rPr>
          <w:sz w:val="34"/>
          <w:szCs w:val="34"/>
        </w:rPr>
        <w:t xml:space="preserve">of white matter using </w:t>
      </w:r>
      <w:proofErr w:type="spellStart"/>
      <w:r w:rsidRPr="6F9FFF1D">
        <w:rPr>
          <w:sz w:val="34"/>
          <w:szCs w:val="34"/>
        </w:rPr>
        <w:t>LatentSNA</w:t>
      </w:r>
      <w:proofErr w:type="spellEnd"/>
    </w:p>
    <w:p w:rsidR="006C0AA4" w:rsidP="6F9FFF1D" w:rsidRDefault="00000000" w14:paraId="5E9C5E3B" w14:textId="6400F1D8">
      <w:pPr>
        <w:spacing w:before="346" w:line="223" w:lineRule="auto"/>
        <w:ind w:left="88" w:right="446"/>
        <w:jc w:val="center"/>
        <w:rPr>
          <w:position w:val="9"/>
          <w:sz w:val="17"/>
          <w:szCs w:val="17"/>
        </w:rPr>
      </w:pPr>
      <w:r w:rsidRPr="6F9FFF1D">
        <w:rPr>
          <w:sz w:val="24"/>
          <w:szCs w:val="24"/>
        </w:rPr>
        <w:t>Ash</w:t>
      </w:r>
      <w:r w:rsidRPr="6F9FFF1D">
        <w:rPr>
          <w:spacing w:val="-1"/>
          <w:sz w:val="24"/>
          <w:szCs w:val="24"/>
        </w:rPr>
        <w:t xml:space="preserve"> </w:t>
      </w:r>
      <w:r w:rsidRPr="6F9FFF1D">
        <w:rPr>
          <w:sz w:val="24"/>
          <w:szCs w:val="24"/>
        </w:rPr>
        <w:t>Sharma</w:t>
      </w:r>
      <w:r w:rsidRPr="6F9FFF1D">
        <w:rPr>
          <w:position w:val="9"/>
          <w:sz w:val="17"/>
          <w:szCs w:val="17"/>
        </w:rPr>
        <w:t>1</w:t>
      </w:r>
      <w:r w:rsidRPr="6F9FFF1D">
        <w:rPr>
          <w:sz w:val="24"/>
          <w:szCs w:val="24"/>
        </w:rPr>
        <w:t>,</w:t>
      </w:r>
      <w:r w:rsidRPr="6F9FFF1D">
        <w:rPr>
          <w:spacing w:val="-1"/>
          <w:sz w:val="24"/>
          <w:szCs w:val="24"/>
        </w:rPr>
        <w:t xml:space="preserve"> </w:t>
      </w:r>
      <w:r w:rsidRPr="6F9FFF1D">
        <w:rPr>
          <w:sz w:val="24"/>
          <w:szCs w:val="24"/>
        </w:rPr>
        <w:t>Connor</w:t>
      </w:r>
      <w:r w:rsidRPr="6F9FFF1D">
        <w:rPr>
          <w:spacing w:val="-1"/>
          <w:sz w:val="24"/>
          <w:szCs w:val="24"/>
        </w:rPr>
        <w:t xml:space="preserve"> </w:t>
      </w:r>
      <w:r w:rsidRPr="6F9FFF1D">
        <w:rPr>
          <w:sz w:val="24"/>
          <w:szCs w:val="24"/>
        </w:rPr>
        <w:t>Lee</w:t>
      </w:r>
      <w:r w:rsidRPr="6F9FFF1D">
        <w:rPr>
          <w:spacing w:val="-1"/>
          <w:sz w:val="24"/>
          <w:szCs w:val="24"/>
        </w:rPr>
        <w:t xml:space="preserve"> </w:t>
      </w:r>
      <w:r w:rsidRPr="6F9FFF1D">
        <w:rPr>
          <w:sz w:val="24"/>
          <w:szCs w:val="24"/>
        </w:rPr>
        <w:t>Cornelison</w:t>
      </w:r>
      <w:r w:rsidRPr="6F9FFF1D">
        <w:rPr>
          <w:position w:val="9"/>
          <w:sz w:val="17"/>
          <w:szCs w:val="17"/>
        </w:rPr>
        <w:t>1</w:t>
      </w:r>
      <w:r w:rsidRPr="6F9FFF1D">
        <w:rPr>
          <w:sz w:val="24"/>
          <w:szCs w:val="24"/>
        </w:rPr>
        <w:t>,</w:t>
      </w:r>
      <w:r w:rsidRPr="6F9FFF1D">
        <w:rPr>
          <w:spacing w:val="-1"/>
          <w:sz w:val="24"/>
          <w:szCs w:val="24"/>
        </w:rPr>
        <w:t xml:space="preserve"> </w:t>
      </w:r>
      <w:r w:rsidRPr="6F9FFF1D">
        <w:rPr>
          <w:sz w:val="24"/>
          <w:szCs w:val="24"/>
        </w:rPr>
        <w:t>Luling</w:t>
      </w:r>
      <w:r w:rsidRPr="6F9FFF1D">
        <w:rPr>
          <w:spacing w:val="-1"/>
          <w:sz w:val="24"/>
          <w:szCs w:val="24"/>
        </w:rPr>
        <w:t xml:space="preserve"> </w:t>
      </w:r>
      <w:r w:rsidRPr="6F9FFF1D">
        <w:rPr>
          <w:sz w:val="24"/>
          <w:szCs w:val="24"/>
        </w:rPr>
        <w:t>Zou</w:t>
      </w:r>
      <w:r w:rsidRPr="6F9FFF1D">
        <w:rPr>
          <w:position w:val="9"/>
          <w:sz w:val="17"/>
          <w:szCs w:val="17"/>
        </w:rPr>
        <w:t>1</w:t>
      </w:r>
      <w:r w:rsidRPr="6F9FFF1D">
        <w:rPr>
          <w:sz w:val="24"/>
          <w:szCs w:val="24"/>
        </w:rPr>
        <w:t>,</w:t>
      </w:r>
      <w:r w:rsidRPr="6F9FFF1D">
        <w:rPr>
          <w:spacing w:val="-1"/>
          <w:sz w:val="24"/>
          <w:szCs w:val="24"/>
        </w:rPr>
        <w:t xml:space="preserve"> </w:t>
      </w:r>
      <w:r w:rsidRPr="6F9FFF1D">
        <w:rPr>
          <w:sz w:val="24"/>
          <w:szCs w:val="24"/>
        </w:rPr>
        <w:t>Krishnendu</w:t>
      </w:r>
      <w:r w:rsidRPr="6F9FFF1D">
        <w:rPr>
          <w:spacing w:val="-1"/>
          <w:sz w:val="24"/>
          <w:szCs w:val="24"/>
        </w:rPr>
        <w:t xml:space="preserve"> </w:t>
      </w:r>
      <w:r w:rsidRPr="6F9FFF1D">
        <w:rPr>
          <w:sz w:val="24"/>
          <w:szCs w:val="24"/>
        </w:rPr>
        <w:t>Chandra</w:t>
      </w:r>
      <w:r w:rsidRPr="6F9FFF1D">
        <w:rPr>
          <w:position w:val="9"/>
          <w:sz w:val="17"/>
          <w:szCs w:val="17"/>
        </w:rPr>
        <w:t>1</w:t>
      </w:r>
      <w:r w:rsidRPr="6F9FFF1D">
        <w:rPr>
          <w:sz w:val="24"/>
          <w:szCs w:val="24"/>
        </w:rPr>
        <w:t>,</w:t>
      </w:r>
      <w:r w:rsidRPr="6F9FFF1D">
        <w:rPr>
          <w:spacing w:val="-1"/>
          <w:sz w:val="24"/>
          <w:szCs w:val="24"/>
        </w:rPr>
        <w:t xml:space="preserve"> </w:t>
      </w:r>
      <w:proofErr w:type="spellStart"/>
      <w:r w:rsidRPr="6F9FFF1D">
        <w:rPr>
          <w:sz w:val="24"/>
          <w:szCs w:val="24"/>
        </w:rPr>
        <w:t>Qiuting</w:t>
      </w:r>
      <w:proofErr w:type="spellEnd"/>
      <w:r w:rsidRPr="6F9FFF1D">
        <w:rPr>
          <w:spacing w:val="-1"/>
          <w:sz w:val="24"/>
          <w:szCs w:val="24"/>
        </w:rPr>
        <w:t xml:space="preserve"> </w:t>
      </w:r>
      <w:r w:rsidRPr="6F9FFF1D">
        <w:rPr>
          <w:sz w:val="24"/>
          <w:szCs w:val="24"/>
        </w:rPr>
        <w:t>Wen</w:t>
      </w:r>
      <w:r w:rsidRPr="6F9FFF1D">
        <w:rPr>
          <w:position w:val="9"/>
          <w:sz w:val="17"/>
          <w:szCs w:val="17"/>
        </w:rPr>
        <w:t>3</w:t>
      </w:r>
      <w:r w:rsidRPr="6F9FFF1D" w:rsidR="0057777C">
        <w:rPr>
          <w:position w:val="9"/>
          <w:sz w:val="17"/>
          <w:szCs w:val="17"/>
        </w:rPr>
        <w:t>,5</w:t>
      </w:r>
      <w:r w:rsidRPr="6F9FFF1D">
        <w:rPr>
          <w:sz w:val="24"/>
          <w:szCs w:val="24"/>
        </w:rPr>
        <w:t xml:space="preserve">, </w:t>
      </w:r>
      <w:proofErr w:type="spellStart"/>
      <w:r w:rsidRPr="6F9FFF1D">
        <w:rPr>
          <w:sz w:val="24"/>
          <w:szCs w:val="24"/>
        </w:rPr>
        <w:t>Kwangsik</w:t>
      </w:r>
      <w:proofErr w:type="spellEnd"/>
      <w:r w:rsidRPr="6F9FFF1D">
        <w:rPr>
          <w:sz w:val="24"/>
          <w:szCs w:val="24"/>
        </w:rPr>
        <w:t xml:space="preserve"> Nho</w:t>
      </w:r>
      <w:r w:rsidRPr="6F9FFF1D">
        <w:rPr>
          <w:position w:val="9"/>
          <w:sz w:val="17"/>
          <w:szCs w:val="17"/>
        </w:rPr>
        <w:t>3</w:t>
      </w:r>
      <w:r w:rsidRPr="6F9FFF1D" w:rsidR="0057777C">
        <w:rPr>
          <w:position w:val="9"/>
          <w:sz w:val="17"/>
          <w:szCs w:val="17"/>
        </w:rPr>
        <w:t>,5</w:t>
      </w:r>
      <w:r w:rsidRPr="6F9FFF1D">
        <w:rPr>
          <w:sz w:val="24"/>
          <w:szCs w:val="24"/>
        </w:rPr>
        <w:t>, Andrew J. Saykin</w:t>
      </w:r>
      <w:r w:rsidRPr="6F9FFF1D">
        <w:rPr>
          <w:position w:val="9"/>
          <w:sz w:val="17"/>
          <w:szCs w:val="17"/>
        </w:rPr>
        <w:t>3,5</w:t>
      </w:r>
      <w:r w:rsidRPr="6F9FFF1D">
        <w:rPr>
          <w:sz w:val="24"/>
          <w:szCs w:val="24"/>
        </w:rPr>
        <w:t>, Yu-Chien Wu</w:t>
      </w:r>
      <w:r w:rsidRPr="6F9FFF1D">
        <w:rPr>
          <w:position w:val="9"/>
          <w:sz w:val="17"/>
          <w:szCs w:val="17"/>
        </w:rPr>
        <w:t>3,5</w:t>
      </w:r>
      <w:r w:rsidRPr="6F9FFF1D">
        <w:rPr>
          <w:sz w:val="24"/>
          <w:szCs w:val="24"/>
        </w:rPr>
        <w:t>, and Selena Wang</w:t>
      </w:r>
      <w:r w:rsidRPr="6F9FFF1D">
        <w:rPr>
          <w:position w:val="9"/>
          <w:sz w:val="17"/>
          <w:szCs w:val="17"/>
        </w:rPr>
        <w:t>1,5</w:t>
      </w:r>
    </w:p>
    <w:p w:rsidR="006C0AA4" w:rsidRDefault="00000000" w14:paraId="2FD7DA6C" w14:textId="77777777">
      <w:pPr>
        <w:spacing w:before="179" w:line="242" w:lineRule="auto"/>
        <w:ind w:left="88" w:right="446"/>
        <w:jc w:val="center"/>
        <w:rPr>
          <w:sz w:val="24"/>
        </w:rPr>
      </w:pPr>
      <w:r>
        <w:rPr>
          <w:position w:val="9"/>
          <w:sz w:val="17"/>
        </w:rPr>
        <w:t>1</w:t>
      </w:r>
      <w:r>
        <w:rPr>
          <w:sz w:val="24"/>
        </w:rPr>
        <w:t>Department</w:t>
      </w:r>
      <w:r>
        <w:rPr>
          <w:spacing w:val="-7"/>
          <w:sz w:val="24"/>
        </w:rPr>
        <w:t xml:space="preserve"> </w:t>
      </w:r>
      <w:r>
        <w:rPr>
          <w:sz w:val="24"/>
        </w:rPr>
        <w:t>of</w:t>
      </w:r>
      <w:r>
        <w:rPr>
          <w:spacing w:val="-7"/>
          <w:sz w:val="24"/>
        </w:rPr>
        <w:t xml:space="preserve"> </w:t>
      </w:r>
      <w:r>
        <w:rPr>
          <w:sz w:val="24"/>
        </w:rPr>
        <w:t>Biostatistics</w:t>
      </w:r>
      <w:r>
        <w:rPr>
          <w:spacing w:val="-7"/>
          <w:sz w:val="24"/>
        </w:rPr>
        <w:t xml:space="preserve"> </w:t>
      </w:r>
      <w:r>
        <w:rPr>
          <w:sz w:val="24"/>
        </w:rPr>
        <w:t>and</w:t>
      </w:r>
      <w:r>
        <w:rPr>
          <w:spacing w:val="-7"/>
          <w:sz w:val="24"/>
        </w:rPr>
        <w:t xml:space="preserve"> </w:t>
      </w:r>
      <w:r>
        <w:rPr>
          <w:sz w:val="24"/>
        </w:rPr>
        <w:t>Health</w:t>
      </w:r>
      <w:r>
        <w:rPr>
          <w:spacing w:val="-7"/>
          <w:sz w:val="24"/>
        </w:rPr>
        <w:t xml:space="preserve"> </w:t>
      </w:r>
      <w:r>
        <w:rPr>
          <w:sz w:val="24"/>
        </w:rPr>
        <w:t>Data</w:t>
      </w:r>
      <w:r>
        <w:rPr>
          <w:spacing w:val="-7"/>
          <w:sz w:val="24"/>
        </w:rPr>
        <w:t xml:space="preserve"> </w:t>
      </w:r>
      <w:r>
        <w:rPr>
          <w:sz w:val="24"/>
        </w:rPr>
        <w:t>Science,</w:t>
      </w:r>
      <w:r>
        <w:rPr>
          <w:spacing w:val="-7"/>
          <w:sz w:val="24"/>
        </w:rPr>
        <w:t xml:space="preserve"> </w:t>
      </w:r>
      <w:r>
        <w:rPr>
          <w:sz w:val="24"/>
        </w:rPr>
        <w:t>Indiana</w:t>
      </w:r>
      <w:r>
        <w:rPr>
          <w:spacing w:val="-7"/>
          <w:sz w:val="24"/>
        </w:rPr>
        <w:t xml:space="preserve"> </w:t>
      </w:r>
      <w:r>
        <w:rPr>
          <w:sz w:val="24"/>
        </w:rPr>
        <w:t>University</w:t>
      </w:r>
      <w:r>
        <w:rPr>
          <w:spacing w:val="-7"/>
          <w:sz w:val="24"/>
        </w:rPr>
        <w:t xml:space="preserve"> </w:t>
      </w:r>
      <w:r>
        <w:rPr>
          <w:sz w:val="24"/>
        </w:rPr>
        <w:t>School</w:t>
      </w:r>
      <w:r>
        <w:rPr>
          <w:spacing w:val="-7"/>
          <w:sz w:val="24"/>
        </w:rPr>
        <w:t xml:space="preserve"> </w:t>
      </w:r>
      <w:r>
        <w:rPr>
          <w:sz w:val="24"/>
        </w:rPr>
        <w:t>of</w:t>
      </w:r>
      <w:r>
        <w:rPr>
          <w:spacing w:val="-7"/>
          <w:sz w:val="24"/>
        </w:rPr>
        <w:t xml:space="preserve"> </w:t>
      </w:r>
      <w:r>
        <w:rPr>
          <w:sz w:val="24"/>
        </w:rPr>
        <w:t>Medicine, Indianapolis, IN, USA</w:t>
      </w:r>
    </w:p>
    <w:p w:rsidR="006C0AA4" w:rsidRDefault="00000000" w14:paraId="06E324AC" w14:textId="77777777">
      <w:pPr>
        <w:spacing w:before="2" w:line="278" w:lineRule="exact"/>
        <w:ind w:left="89" w:right="446"/>
        <w:jc w:val="center"/>
        <w:rPr>
          <w:sz w:val="24"/>
        </w:rPr>
      </w:pPr>
      <w:r>
        <w:rPr>
          <w:position w:val="9"/>
          <w:sz w:val="17"/>
        </w:rPr>
        <w:t>3</w:t>
      </w:r>
      <w:r>
        <w:rPr>
          <w:sz w:val="24"/>
        </w:rPr>
        <w:t>Department</w:t>
      </w:r>
      <w:r>
        <w:rPr>
          <w:spacing w:val="-7"/>
          <w:sz w:val="24"/>
        </w:rPr>
        <w:t xml:space="preserve"> </w:t>
      </w:r>
      <w:r>
        <w:rPr>
          <w:sz w:val="24"/>
        </w:rPr>
        <w:t>of</w:t>
      </w:r>
      <w:r>
        <w:rPr>
          <w:spacing w:val="-7"/>
          <w:sz w:val="24"/>
        </w:rPr>
        <w:t xml:space="preserve"> </w:t>
      </w:r>
      <w:r>
        <w:rPr>
          <w:sz w:val="24"/>
        </w:rPr>
        <w:t>Radiology</w:t>
      </w:r>
      <w:r>
        <w:rPr>
          <w:spacing w:val="-7"/>
          <w:sz w:val="24"/>
        </w:rPr>
        <w:t xml:space="preserve"> </w:t>
      </w:r>
      <w:r>
        <w:rPr>
          <w:sz w:val="24"/>
        </w:rPr>
        <w:t>and</w:t>
      </w:r>
      <w:r>
        <w:rPr>
          <w:spacing w:val="-7"/>
          <w:sz w:val="24"/>
        </w:rPr>
        <w:t xml:space="preserve"> </w:t>
      </w:r>
      <w:r>
        <w:rPr>
          <w:sz w:val="24"/>
        </w:rPr>
        <w:t>Imaging</w:t>
      </w:r>
      <w:r>
        <w:rPr>
          <w:spacing w:val="-7"/>
          <w:sz w:val="24"/>
        </w:rPr>
        <w:t xml:space="preserve"> </w:t>
      </w:r>
      <w:r>
        <w:rPr>
          <w:sz w:val="24"/>
        </w:rPr>
        <w:t>Sciences,</w:t>
      </w:r>
      <w:r>
        <w:rPr>
          <w:spacing w:val="-7"/>
          <w:sz w:val="24"/>
        </w:rPr>
        <w:t xml:space="preserve"> </w:t>
      </w:r>
      <w:r>
        <w:rPr>
          <w:sz w:val="24"/>
        </w:rPr>
        <w:t>Indiana</w:t>
      </w:r>
      <w:r>
        <w:rPr>
          <w:spacing w:val="-7"/>
          <w:sz w:val="24"/>
        </w:rPr>
        <w:t xml:space="preserve"> </w:t>
      </w:r>
      <w:r>
        <w:rPr>
          <w:sz w:val="24"/>
        </w:rPr>
        <w:t>University</w:t>
      </w:r>
      <w:r>
        <w:rPr>
          <w:spacing w:val="-7"/>
          <w:sz w:val="24"/>
        </w:rPr>
        <w:t xml:space="preserve"> </w:t>
      </w:r>
      <w:r>
        <w:rPr>
          <w:sz w:val="24"/>
        </w:rPr>
        <w:t>School</w:t>
      </w:r>
      <w:r>
        <w:rPr>
          <w:spacing w:val="-7"/>
          <w:sz w:val="24"/>
        </w:rPr>
        <w:t xml:space="preserve"> </w:t>
      </w:r>
      <w:r>
        <w:rPr>
          <w:sz w:val="24"/>
        </w:rPr>
        <w:t>of</w:t>
      </w:r>
      <w:r>
        <w:rPr>
          <w:spacing w:val="-7"/>
          <w:sz w:val="24"/>
        </w:rPr>
        <w:t xml:space="preserve"> </w:t>
      </w:r>
      <w:r>
        <w:rPr>
          <w:sz w:val="24"/>
        </w:rPr>
        <w:t>Medicine, Indianapolis, IN, USA</w:t>
      </w:r>
    </w:p>
    <w:p w:rsidR="006C0AA4" w:rsidRDefault="00000000" w14:paraId="5302A03E" w14:textId="77777777">
      <w:pPr>
        <w:spacing w:before="2" w:line="278" w:lineRule="exact"/>
        <w:ind w:left="88" w:right="446"/>
        <w:jc w:val="center"/>
        <w:rPr>
          <w:sz w:val="24"/>
        </w:rPr>
      </w:pPr>
      <w:r>
        <w:rPr>
          <w:position w:val="9"/>
          <w:sz w:val="17"/>
        </w:rPr>
        <w:t>5</w:t>
      </w:r>
      <w:r>
        <w:rPr>
          <w:sz w:val="24"/>
        </w:rPr>
        <w:t>Indiana</w:t>
      </w:r>
      <w:r>
        <w:rPr>
          <w:spacing w:val="-13"/>
          <w:sz w:val="24"/>
        </w:rPr>
        <w:t xml:space="preserve"> </w:t>
      </w:r>
      <w:r>
        <w:rPr>
          <w:sz w:val="24"/>
        </w:rPr>
        <w:t>Alzheimer’s</w:t>
      </w:r>
      <w:r>
        <w:rPr>
          <w:spacing w:val="-13"/>
          <w:sz w:val="24"/>
        </w:rPr>
        <w:t xml:space="preserve"> </w:t>
      </w:r>
      <w:r>
        <w:rPr>
          <w:sz w:val="24"/>
        </w:rPr>
        <w:t>Disease</w:t>
      </w:r>
      <w:r>
        <w:rPr>
          <w:spacing w:val="-13"/>
          <w:sz w:val="24"/>
        </w:rPr>
        <w:t xml:space="preserve"> </w:t>
      </w:r>
      <w:r>
        <w:rPr>
          <w:sz w:val="24"/>
        </w:rPr>
        <w:t>Research</w:t>
      </w:r>
      <w:r>
        <w:rPr>
          <w:spacing w:val="-13"/>
          <w:sz w:val="24"/>
        </w:rPr>
        <w:t xml:space="preserve"> </w:t>
      </w:r>
      <w:r>
        <w:rPr>
          <w:sz w:val="24"/>
        </w:rPr>
        <w:t>Center,</w:t>
      </w:r>
      <w:r>
        <w:rPr>
          <w:spacing w:val="-13"/>
          <w:sz w:val="24"/>
        </w:rPr>
        <w:t xml:space="preserve"> </w:t>
      </w:r>
      <w:r>
        <w:rPr>
          <w:sz w:val="24"/>
        </w:rPr>
        <w:t>Indiana</w:t>
      </w:r>
      <w:r>
        <w:rPr>
          <w:spacing w:val="-13"/>
          <w:sz w:val="24"/>
        </w:rPr>
        <w:t xml:space="preserve"> </w:t>
      </w:r>
      <w:r>
        <w:rPr>
          <w:sz w:val="24"/>
        </w:rPr>
        <w:t>University</w:t>
      </w:r>
      <w:r>
        <w:rPr>
          <w:spacing w:val="-13"/>
          <w:sz w:val="24"/>
        </w:rPr>
        <w:t xml:space="preserve"> </w:t>
      </w:r>
      <w:r>
        <w:rPr>
          <w:sz w:val="24"/>
        </w:rPr>
        <w:t>School</w:t>
      </w:r>
      <w:r>
        <w:rPr>
          <w:spacing w:val="-13"/>
          <w:sz w:val="24"/>
        </w:rPr>
        <w:t xml:space="preserve"> </w:t>
      </w:r>
      <w:r>
        <w:rPr>
          <w:sz w:val="24"/>
        </w:rPr>
        <w:t>of</w:t>
      </w:r>
      <w:r>
        <w:rPr>
          <w:spacing w:val="-13"/>
          <w:sz w:val="24"/>
        </w:rPr>
        <w:t xml:space="preserve"> </w:t>
      </w:r>
      <w:r>
        <w:rPr>
          <w:sz w:val="24"/>
        </w:rPr>
        <w:t>Medicine, Indianapolis, IN, USA</w:t>
      </w:r>
    </w:p>
    <w:p w:rsidR="006C0AA4" w:rsidRDefault="006C0AA4" w14:paraId="26CA487C" w14:textId="77777777">
      <w:pPr>
        <w:pStyle w:val="BodyText"/>
        <w:spacing w:before="82"/>
        <w:rPr>
          <w:sz w:val="24"/>
        </w:rPr>
      </w:pPr>
    </w:p>
    <w:p w:rsidR="006C0AA4" w:rsidRDefault="00000000" w14:paraId="394B8E58" w14:textId="77777777">
      <w:pPr>
        <w:ind w:left="89" w:right="446"/>
        <w:jc w:val="center"/>
        <w:rPr>
          <w:sz w:val="24"/>
        </w:rPr>
      </w:pPr>
      <w:r>
        <w:rPr>
          <w:sz w:val="24"/>
        </w:rPr>
        <w:t>April</w:t>
      </w:r>
      <w:r>
        <w:rPr>
          <w:spacing w:val="-4"/>
          <w:sz w:val="24"/>
        </w:rPr>
        <w:t xml:space="preserve"> </w:t>
      </w:r>
      <w:r>
        <w:rPr>
          <w:sz w:val="24"/>
        </w:rPr>
        <w:t>10,</w:t>
      </w:r>
      <w:r>
        <w:rPr>
          <w:spacing w:val="-3"/>
          <w:sz w:val="24"/>
        </w:rPr>
        <w:t xml:space="preserve"> </w:t>
      </w:r>
      <w:r>
        <w:rPr>
          <w:spacing w:val="-4"/>
          <w:sz w:val="24"/>
        </w:rPr>
        <w:t>2026</w:t>
      </w:r>
    </w:p>
    <w:p w:rsidR="006C0AA4" w:rsidRDefault="006C0AA4" w14:paraId="22A0A2E2" w14:textId="77777777">
      <w:pPr>
        <w:pStyle w:val="BodyText"/>
        <w:rPr>
          <w:sz w:val="24"/>
        </w:rPr>
      </w:pPr>
    </w:p>
    <w:p w:rsidR="006C0AA4" w:rsidRDefault="006C0AA4" w14:paraId="07957493" w14:textId="77777777">
      <w:pPr>
        <w:pStyle w:val="BodyText"/>
        <w:spacing w:before="7"/>
        <w:rPr>
          <w:sz w:val="24"/>
        </w:rPr>
      </w:pPr>
    </w:p>
    <w:p w:rsidR="006C0AA4" w:rsidRDefault="00000000" w14:paraId="0BA5CEEC" w14:textId="77777777">
      <w:pPr>
        <w:pStyle w:val="Heading1"/>
      </w:pPr>
      <w:r>
        <w:rPr>
          <w:spacing w:val="-2"/>
        </w:rPr>
        <w:t>Background</w:t>
      </w:r>
    </w:p>
    <w:p w:rsidR="006C0AA4" w:rsidRDefault="00000000" w14:paraId="0D457921" w14:textId="48614FB7">
      <w:pPr>
        <w:pStyle w:val="BodyText"/>
        <w:spacing w:before="198" w:line="249" w:lineRule="auto"/>
        <w:ind w:right="357"/>
        <w:jc w:val="both"/>
        <w:rPr>
          <w:ins w:author="Sharma, Ash" w:date="2026-04-10T21:51:00Z" w16du:dateUtc="2026-04-10T21:51:42Z" w:id="0"/>
        </w:rPr>
      </w:pPr>
      <w:r>
        <w:rPr>
          <w:spacing w:val="-2"/>
        </w:rPr>
        <w:t>Alzheimer’s</w:t>
      </w:r>
      <w:r>
        <w:rPr>
          <w:spacing w:val="-9"/>
        </w:rPr>
        <w:t xml:space="preserve"> </w:t>
      </w:r>
      <w:r>
        <w:rPr>
          <w:spacing w:val="-2"/>
        </w:rPr>
        <w:t>disease</w:t>
      </w:r>
      <w:r>
        <w:rPr>
          <w:spacing w:val="-9"/>
        </w:rPr>
        <w:t xml:space="preserve"> </w:t>
      </w:r>
      <w:r>
        <w:rPr>
          <w:spacing w:val="-2"/>
        </w:rPr>
        <w:t>(AD)</w:t>
      </w:r>
      <w:r>
        <w:rPr>
          <w:spacing w:val="-10"/>
        </w:rPr>
        <w:t xml:space="preserve"> </w:t>
      </w:r>
      <w:r>
        <w:rPr>
          <w:spacing w:val="-2"/>
        </w:rPr>
        <w:t>is</w:t>
      </w:r>
      <w:r>
        <w:rPr>
          <w:spacing w:val="-9"/>
        </w:rPr>
        <w:t xml:space="preserve"> </w:t>
      </w:r>
      <w:r>
        <w:rPr>
          <w:spacing w:val="-2"/>
        </w:rPr>
        <w:t>a</w:t>
      </w:r>
      <w:r>
        <w:rPr>
          <w:spacing w:val="-9"/>
        </w:rPr>
        <w:t xml:space="preserve"> </w:t>
      </w:r>
      <w:r>
        <w:rPr>
          <w:spacing w:val="-2"/>
        </w:rPr>
        <w:t>progressive</w:t>
      </w:r>
      <w:r>
        <w:rPr>
          <w:spacing w:val="-10"/>
        </w:rPr>
        <w:t xml:space="preserve"> </w:t>
      </w:r>
      <w:r>
        <w:rPr>
          <w:spacing w:val="-2"/>
        </w:rPr>
        <w:t>neurodegenerative</w:t>
      </w:r>
      <w:r>
        <w:rPr>
          <w:spacing w:val="-10"/>
        </w:rPr>
        <w:t xml:space="preserve"> </w:t>
      </w:r>
      <w:r>
        <w:rPr>
          <w:spacing w:val="-2"/>
        </w:rPr>
        <w:t>disorder</w:t>
      </w:r>
      <w:r>
        <w:rPr>
          <w:spacing w:val="-9"/>
        </w:rPr>
        <w:t xml:space="preserve"> </w:t>
      </w:r>
      <w:r>
        <w:rPr>
          <w:spacing w:val="-2"/>
        </w:rPr>
        <w:t>for</w:t>
      </w:r>
      <w:r>
        <w:rPr>
          <w:spacing w:val="-9"/>
        </w:rPr>
        <w:t xml:space="preserve"> </w:t>
      </w:r>
      <w:r>
        <w:rPr>
          <w:spacing w:val="-2"/>
        </w:rPr>
        <w:t>which</w:t>
      </w:r>
      <w:r>
        <w:rPr>
          <w:spacing w:val="-9"/>
        </w:rPr>
        <w:t xml:space="preserve"> </w:t>
      </w:r>
      <w:r>
        <w:rPr>
          <w:spacing w:val="-2"/>
        </w:rPr>
        <w:t>early</w:t>
      </w:r>
      <w:r>
        <w:rPr>
          <w:spacing w:val="-10"/>
        </w:rPr>
        <w:t xml:space="preserve"> </w:t>
      </w:r>
      <w:r>
        <w:rPr>
          <w:spacing w:val="-2"/>
        </w:rPr>
        <w:t>identification</w:t>
      </w:r>
      <w:r>
        <w:rPr>
          <w:spacing w:val="-9"/>
        </w:rPr>
        <w:t xml:space="preserve"> </w:t>
      </w:r>
      <w:r>
        <w:rPr>
          <w:spacing w:val="-2"/>
        </w:rPr>
        <w:t>and</w:t>
      </w:r>
      <w:r>
        <w:rPr>
          <w:spacing w:val="-9"/>
        </w:rPr>
        <w:t xml:space="preserve"> </w:t>
      </w:r>
      <w:r>
        <w:rPr>
          <w:spacing w:val="-2"/>
        </w:rPr>
        <w:t>intervention</w:t>
      </w:r>
      <w:r>
        <w:rPr>
          <w:spacing w:val="-9"/>
        </w:rPr>
        <w:t xml:space="preserve"> </w:t>
      </w:r>
      <w:r>
        <w:rPr>
          <w:spacing w:val="-2"/>
        </w:rPr>
        <w:t>are critical</w:t>
      </w:r>
      <w:r>
        <w:rPr>
          <w:spacing w:val="-11"/>
        </w:rPr>
        <w:t xml:space="preserve"> </w:t>
      </w:r>
      <w:r>
        <w:rPr>
          <w:spacing w:val="-2"/>
        </w:rPr>
        <w:t>to</w:t>
      </w:r>
      <w:r>
        <w:rPr>
          <w:spacing w:val="-10"/>
        </w:rPr>
        <w:t xml:space="preserve"> </w:t>
      </w:r>
      <w:r>
        <w:rPr>
          <w:spacing w:val="-2"/>
        </w:rPr>
        <w:t>reducing</w:t>
      </w:r>
      <w:r>
        <w:rPr>
          <w:spacing w:val="-10"/>
        </w:rPr>
        <w:t xml:space="preserve"> </w:t>
      </w:r>
      <w:r>
        <w:rPr>
          <w:spacing w:val="-2"/>
        </w:rPr>
        <w:t>the</w:t>
      </w:r>
      <w:r>
        <w:rPr>
          <w:spacing w:val="-11"/>
        </w:rPr>
        <w:t xml:space="preserve"> </w:t>
      </w:r>
      <w:r>
        <w:rPr>
          <w:spacing w:val="-2"/>
        </w:rPr>
        <w:t>overall</w:t>
      </w:r>
      <w:r>
        <w:rPr>
          <w:spacing w:val="-10"/>
        </w:rPr>
        <w:t xml:space="preserve"> </w:t>
      </w:r>
      <w:r>
        <w:rPr>
          <w:spacing w:val="-2"/>
        </w:rPr>
        <w:t>public</w:t>
      </w:r>
      <w:r>
        <w:rPr>
          <w:spacing w:val="-11"/>
        </w:rPr>
        <w:t xml:space="preserve"> </w:t>
      </w:r>
      <w:r>
        <w:rPr>
          <w:spacing w:val="-2"/>
        </w:rPr>
        <w:t>health</w:t>
      </w:r>
      <w:r>
        <w:rPr>
          <w:spacing w:val="-10"/>
        </w:rPr>
        <w:t xml:space="preserve"> </w:t>
      </w:r>
      <w:r>
        <w:rPr>
          <w:spacing w:val="-2"/>
        </w:rPr>
        <w:t>burden</w:t>
      </w:r>
      <w:r>
        <w:rPr>
          <w:spacing w:val="-10"/>
        </w:rPr>
        <w:t xml:space="preserve"> </w:t>
      </w:r>
      <w:r>
        <w:rPr>
          <w:spacing w:val="-2"/>
        </w:rPr>
        <w:t>and</w:t>
      </w:r>
      <w:r>
        <w:rPr>
          <w:spacing w:val="-11"/>
        </w:rPr>
        <w:t xml:space="preserve"> </w:t>
      </w:r>
      <w:r>
        <w:rPr>
          <w:spacing w:val="-2"/>
        </w:rPr>
        <w:t>alleviating</w:t>
      </w:r>
      <w:r>
        <w:rPr>
          <w:spacing w:val="-10"/>
        </w:rPr>
        <w:t xml:space="preserve"> </w:t>
      </w:r>
      <w:r>
        <w:rPr>
          <w:spacing w:val="-2"/>
        </w:rPr>
        <w:t>individual</w:t>
      </w:r>
      <w:r>
        <w:rPr>
          <w:spacing w:val="-11"/>
        </w:rPr>
        <w:t xml:space="preserve"> </w:t>
      </w:r>
      <w:r>
        <w:rPr>
          <w:spacing w:val="-2"/>
        </w:rPr>
        <w:t>impact.</w:t>
      </w:r>
      <w:r>
        <w:rPr>
          <w:spacing w:val="32"/>
        </w:rPr>
        <w:t xml:space="preserve"> </w:t>
      </w:r>
      <w:r>
        <w:rPr>
          <w:spacing w:val="-2"/>
        </w:rPr>
        <w:t>The</w:t>
      </w:r>
      <w:r>
        <w:rPr>
          <w:spacing w:val="-11"/>
        </w:rPr>
        <w:t xml:space="preserve"> </w:t>
      </w:r>
      <w:r>
        <w:rPr>
          <w:spacing w:val="-2"/>
        </w:rPr>
        <w:t>development</w:t>
      </w:r>
      <w:r>
        <w:rPr>
          <w:spacing w:val="-10"/>
        </w:rPr>
        <w:t xml:space="preserve"> </w:t>
      </w:r>
      <w:r>
        <w:rPr>
          <w:spacing w:val="-2"/>
        </w:rPr>
        <w:t>of</w:t>
      </w:r>
      <w:r>
        <w:rPr>
          <w:spacing w:val="-10"/>
        </w:rPr>
        <w:t xml:space="preserve"> </w:t>
      </w:r>
      <w:r>
        <w:rPr>
          <w:spacing w:val="-2"/>
        </w:rPr>
        <w:t>plasma-based proteomic</w:t>
      </w:r>
      <w:r>
        <w:rPr>
          <w:spacing w:val="-9"/>
        </w:rPr>
        <w:t xml:space="preserve"> </w:t>
      </w:r>
      <w:r>
        <w:rPr>
          <w:spacing w:val="-2"/>
        </w:rPr>
        <w:t>biomarkers</w:t>
      </w:r>
      <w:r>
        <w:rPr>
          <w:spacing w:val="-9"/>
        </w:rPr>
        <w:t xml:space="preserve"> </w:t>
      </w:r>
      <w:r>
        <w:rPr>
          <w:spacing w:val="-2"/>
        </w:rPr>
        <w:t>offers</w:t>
      </w:r>
      <w:r>
        <w:rPr>
          <w:spacing w:val="-9"/>
        </w:rPr>
        <w:t xml:space="preserve"> </w:t>
      </w:r>
      <w:r>
        <w:rPr>
          <w:spacing w:val="-2"/>
        </w:rPr>
        <w:t>a</w:t>
      </w:r>
      <w:r>
        <w:rPr>
          <w:spacing w:val="-9"/>
        </w:rPr>
        <w:t xml:space="preserve"> </w:t>
      </w:r>
      <w:r>
        <w:rPr>
          <w:spacing w:val="-2"/>
        </w:rPr>
        <w:t>more</w:t>
      </w:r>
      <w:r>
        <w:rPr>
          <w:spacing w:val="-9"/>
        </w:rPr>
        <w:t xml:space="preserve"> </w:t>
      </w:r>
      <w:r>
        <w:rPr>
          <w:spacing w:val="-2"/>
        </w:rPr>
        <w:t>cost-effective</w:t>
      </w:r>
      <w:r>
        <w:rPr>
          <w:spacing w:val="-9"/>
        </w:rPr>
        <w:t xml:space="preserve"> </w:t>
      </w:r>
      <w:r>
        <w:rPr>
          <w:spacing w:val="-2"/>
        </w:rPr>
        <w:t>and</w:t>
      </w:r>
      <w:r>
        <w:rPr>
          <w:spacing w:val="-9"/>
        </w:rPr>
        <w:t xml:space="preserve"> </w:t>
      </w:r>
      <w:r>
        <w:rPr>
          <w:spacing w:val="-2"/>
        </w:rPr>
        <w:t>less</w:t>
      </w:r>
      <w:r>
        <w:rPr>
          <w:spacing w:val="-9"/>
        </w:rPr>
        <w:t xml:space="preserve"> </w:t>
      </w:r>
      <w:r>
        <w:rPr>
          <w:spacing w:val="-2"/>
        </w:rPr>
        <w:t>invasive</w:t>
      </w:r>
      <w:r>
        <w:rPr>
          <w:spacing w:val="-9"/>
        </w:rPr>
        <w:t xml:space="preserve"> </w:t>
      </w:r>
      <w:r>
        <w:rPr>
          <w:spacing w:val="-2"/>
        </w:rPr>
        <w:t>alternative</w:t>
      </w:r>
      <w:r>
        <w:rPr>
          <w:spacing w:val="-9"/>
        </w:rPr>
        <w:t xml:space="preserve"> </w:t>
      </w:r>
      <w:r>
        <w:rPr>
          <w:spacing w:val="-2"/>
        </w:rPr>
        <w:t>to</w:t>
      </w:r>
      <w:r>
        <w:rPr>
          <w:spacing w:val="-9"/>
        </w:rPr>
        <w:t xml:space="preserve"> </w:t>
      </w:r>
      <w:r>
        <w:rPr>
          <w:spacing w:val="-2"/>
        </w:rPr>
        <w:t>cerebrospinal</w:t>
      </w:r>
      <w:r>
        <w:rPr>
          <w:spacing w:val="-9"/>
        </w:rPr>
        <w:t xml:space="preserve"> </w:t>
      </w:r>
      <w:r>
        <w:rPr>
          <w:spacing w:val="-2"/>
        </w:rPr>
        <w:t>fluid</w:t>
      </w:r>
      <w:r>
        <w:rPr>
          <w:spacing w:val="-9"/>
        </w:rPr>
        <w:t xml:space="preserve"> </w:t>
      </w:r>
      <w:r>
        <w:rPr>
          <w:spacing w:val="-2"/>
        </w:rPr>
        <w:t>(CSF)</w:t>
      </w:r>
      <w:r>
        <w:rPr>
          <w:spacing w:val="-9"/>
        </w:rPr>
        <w:t xml:space="preserve"> </w:t>
      </w:r>
      <w:r>
        <w:rPr>
          <w:spacing w:val="-2"/>
        </w:rPr>
        <w:t>and</w:t>
      </w:r>
      <w:r>
        <w:rPr>
          <w:spacing w:val="-9"/>
        </w:rPr>
        <w:t xml:space="preserve"> </w:t>
      </w:r>
      <w:r>
        <w:rPr>
          <w:spacing w:val="-2"/>
        </w:rPr>
        <w:t xml:space="preserve">positron </w:t>
      </w:r>
      <w:r>
        <w:t>emission</w:t>
      </w:r>
      <w:r>
        <w:rPr>
          <w:spacing w:val="-2"/>
        </w:rPr>
        <w:t xml:space="preserve"> </w:t>
      </w:r>
      <w:r>
        <w:t>tomography</w:t>
      </w:r>
      <w:r>
        <w:rPr>
          <w:spacing w:val="-2"/>
        </w:rPr>
        <w:t xml:space="preserve"> </w:t>
      </w:r>
      <w:r>
        <w:t>(PET)-based</w:t>
      </w:r>
      <w:r>
        <w:rPr>
          <w:spacing w:val="-2"/>
        </w:rPr>
        <w:t xml:space="preserve"> </w:t>
      </w:r>
      <w:r>
        <w:t>biomarkers.</w:t>
      </w:r>
      <w:r>
        <w:rPr>
          <w:spacing w:val="29"/>
        </w:rPr>
        <w:t xml:space="preserve"> </w:t>
      </w:r>
      <w:r>
        <w:t>Although</w:t>
      </w:r>
      <w:r>
        <w:rPr>
          <w:spacing w:val="-2"/>
        </w:rPr>
        <w:t xml:space="preserve"> </w:t>
      </w:r>
      <w:r>
        <w:t>early</w:t>
      </w:r>
      <w:r>
        <w:rPr>
          <w:spacing w:val="-2"/>
        </w:rPr>
        <w:t xml:space="preserve"> </w:t>
      </w:r>
      <w:r>
        <w:t>evidence</w:t>
      </w:r>
      <w:r>
        <w:rPr>
          <w:spacing w:val="-2"/>
        </w:rPr>
        <w:t xml:space="preserve"> </w:t>
      </w:r>
      <w:r>
        <w:t>suggests</w:t>
      </w:r>
      <w:r>
        <w:rPr>
          <w:spacing w:val="-2"/>
        </w:rPr>
        <w:t xml:space="preserve"> </w:t>
      </w:r>
      <w:r>
        <w:t>that</w:t>
      </w:r>
      <w:r>
        <w:rPr>
          <w:spacing w:val="-2"/>
        </w:rPr>
        <w:t xml:space="preserve"> </w:t>
      </w:r>
      <w:r>
        <w:t>plasma</w:t>
      </w:r>
      <w:r>
        <w:rPr>
          <w:spacing w:val="-2"/>
        </w:rPr>
        <w:t xml:space="preserve"> </w:t>
      </w:r>
      <w:r>
        <w:t>proteomic</w:t>
      </w:r>
      <w:r>
        <w:rPr>
          <w:spacing w:val="-2"/>
        </w:rPr>
        <w:t xml:space="preserve"> </w:t>
      </w:r>
      <w:r>
        <w:t xml:space="preserve">biomarkers </w:t>
      </w:r>
      <w:r>
        <w:rPr>
          <w:spacing w:val="-2"/>
        </w:rPr>
        <w:t>are</w:t>
      </w:r>
      <w:r>
        <w:rPr>
          <w:spacing w:val="-3"/>
        </w:rPr>
        <w:t xml:space="preserve"> </w:t>
      </w:r>
      <w:r>
        <w:rPr>
          <w:spacing w:val="-2"/>
        </w:rPr>
        <w:t>associated</w:t>
      </w:r>
      <w:r>
        <w:rPr>
          <w:spacing w:val="-3"/>
        </w:rPr>
        <w:t xml:space="preserve"> </w:t>
      </w:r>
      <w:r>
        <w:rPr>
          <w:spacing w:val="-2"/>
        </w:rPr>
        <w:t>with</w:t>
      </w:r>
      <w:r>
        <w:rPr>
          <w:spacing w:val="-3"/>
        </w:rPr>
        <w:t xml:space="preserve"> </w:t>
      </w:r>
      <w:r>
        <w:rPr>
          <w:spacing w:val="-2"/>
        </w:rPr>
        <w:t>AD</w:t>
      </w:r>
      <w:r>
        <w:rPr>
          <w:spacing w:val="-3"/>
        </w:rPr>
        <w:t xml:space="preserve"> </w:t>
      </w:r>
      <w:r>
        <w:rPr>
          <w:spacing w:val="-2"/>
        </w:rPr>
        <w:t>risk, limited</w:t>
      </w:r>
      <w:r>
        <w:rPr>
          <w:spacing w:val="-3"/>
        </w:rPr>
        <w:t xml:space="preserve"> </w:t>
      </w:r>
      <w:r>
        <w:rPr>
          <w:spacing w:val="-2"/>
        </w:rPr>
        <w:t>research</w:t>
      </w:r>
      <w:r>
        <w:rPr>
          <w:spacing w:val="-3"/>
        </w:rPr>
        <w:t xml:space="preserve"> </w:t>
      </w:r>
      <w:r>
        <w:rPr>
          <w:spacing w:val="-2"/>
        </w:rPr>
        <w:t>has</w:t>
      </w:r>
      <w:r>
        <w:rPr>
          <w:spacing w:val="-3"/>
        </w:rPr>
        <w:t xml:space="preserve"> </w:t>
      </w:r>
      <w:r>
        <w:rPr>
          <w:spacing w:val="-2"/>
        </w:rPr>
        <w:t>examined</w:t>
      </w:r>
      <w:r>
        <w:rPr>
          <w:spacing w:val="-3"/>
        </w:rPr>
        <w:t xml:space="preserve"> </w:t>
      </w:r>
      <w:r>
        <w:rPr>
          <w:spacing w:val="-2"/>
        </w:rPr>
        <w:t>their</w:t>
      </w:r>
      <w:r>
        <w:rPr>
          <w:spacing w:val="-3"/>
        </w:rPr>
        <w:t xml:space="preserve"> </w:t>
      </w:r>
      <w:r>
        <w:rPr>
          <w:spacing w:val="-2"/>
        </w:rPr>
        <w:t>ability</w:t>
      </w:r>
      <w:r>
        <w:rPr>
          <w:spacing w:val="-3"/>
        </w:rPr>
        <w:t xml:space="preserve"> </w:t>
      </w:r>
      <w:r>
        <w:rPr>
          <w:spacing w:val="-2"/>
        </w:rPr>
        <w:t>to</w:t>
      </w:r>
      <w:r>
        <w:rPr>
          <w:spacing w:val="-3"/>
        </w:rPr>
        <w:t xml:space="preserve"> </w:t>
      </w:r>
      <w:r w:rsidR="45151852">
        <w:t xml:space="preserve">assess </w:t>
      </w:r>
      <w:commentRangeStart w:id="1"/>
      <w:r>
        <w:t xml:space="preserve">microstructural </w:t>
      </w:r>
      <w:r w:rsidR="144FBFDD">
        <w:t>integrity</w:t>
      </w:r>
      <w:commentRangeEnd w:id="1"/>
      <w:r>
        <w:rPr>
          <w:rStyle w:val="CommentReference"/>
        </w:rPr>
        <w:commentReference w:id="1"/>
      </w:r>
      <w:r>
        <w:t xml:space="preserve"> of white matter (WM), as measured by diffusion tensor imaging (DTI).</w:t>
      </w:r>
      <w:r w:rsidR="391A3EDB">
        <w:t xml:space="preserve"> In this project, we aim to fill this gap by identifying plasma proteomics associates of WM variations. </w:t>
      </w:r>
    </w:p>
    <w:p w:rsidR="006C0AA4" w:rsidP="6F9FFF1D" w:rsidRDefault="00000000" w14:paraId="277EA2CF" w14:textId="42011A2B">
      <w:pPr>
        <w:pStyle w:val="BodyText"/>
        <w:spacing w:before="198" w:line="249" w:lineRule="auto"/>
        <w:ind w:right="357"/>
        <w:jc w:val="both"/>
        <w:rPr>
          <w:b/>
          <w:bCs/>
          <w:sz w:val="28"/>
          <w:szCs w:val="28"/>
        </w:rPr>
      </w:pPr>
      <w:r w:rsidRPr="6F9FFF1D">
        <w:rPr>
          <w:b/>
          <w:bCs/>
          <w:sz w:val="28"/>
          <w:szCs w:val="28"/>
        </w:rPr>
        <w:t>Method</w:t>
      </w:r>
    </w:p>
    <w:p w:rsidR="006C0AA4" w:rsidRDefault="00000000" w14:paraId="403899CB" w14:textId="5CDD9185">
      <w:pPr>
        <w:pStyle w:val="BodyText"/>
        <w:spacing w:before="198" w:line="249" w:lineRule="auto"/>
        <w:ind w:right="357"/>
        <w:jc w:val="both"/>
      </w:pPr>
      <w:r>
        <w:rPr/>
        <w:t>To</w:t>
      </w:r>
      <w:r>
        <w:rPr>
          <w:spacing w:val="-7"/>
        </w:rPr>
        <w:t xml:space="preserve"> </w:t>
      </w:r>
      <w:r>
        <w:rPr/>
        <w:t>identify</w:t>
      </w:r>
      <w:r>
        <w:rPr>
          <w:spacing w:val="-7"/>
        </w:rPr>
        <w:t xml:space="preserve"> </w:t>
      </w:r>
      <w:r>
        <w:rPr/>
        <w:t>plasma-based</w:t>
      </w:r>
      <w:r>
        <w:rPr>
          <w:spacing w:val="-7"/>
        </w:rPr>
        <w:t xml:space="preserve"> </w:t>
      </w:r>
      <w:r>
        <w:rPr/>
        <w:t>protein</w:t>
      </w:r>
      <w:r>
        <w:rPr>
          <w:spacing w:val="-7"/>
        </w:rPr>
        <w:t xml:space="preserve"> </w:t>
      </w:r>
      <w:r>
        <w:rPr/>
        <w:t>biomarkers</w:t>
      </w:r>
      <w:r>
        <w:rPr>
          <w:spacing w:val="-7"/>
        </w:rPr>
        <w:t xml:space="preserve"> </w:t>
      </w:r>
      <w:r>
        <w:rPr/>
        <w:t>of</w:t>
      </w:r>
      <w:r>
        <w:rPr>
          <w:spacing w:val="-7"/>
        </w:rPr>
        <w:t xml:space="preserve"> </w:t>
      </w:r>
      <w:r w:rsidDel="000C49A0">
        <w:rPr/>
        <w:t>white</w:t>
      </w:r>
      <w:r>
        <w:rPr/>
        <w:t xml:space="preserve"> </w:t>
      </w:r>
      <w:r>
        <w:rPr/>
        <w:t>matter</w:t>
      </w:r>
      <w:r w:rsidR="000C49A0">
        <w:rPr/>
        <w:t xml:space="preserve"> microstructures</w:t>
      </w:r>
      <w:r>
        <w:rPr/>
        <w:t>,</w:t>
      </w:r>
      <w:r>
        <w:rPr/>
        <w:t xml:space="preserve"> </w:t>
      </w:r>
      <w:r>
        <w:rPr/>
        <w:t>we</w:t>
      </w:r>
      <w:r>
        <w:rPr/>
        <w:t xml:space="preserve"> </w:t>
      </w:r>
      <w:r>
        <w:rPr/>
        <w:t>applied</w:t>
      </w:r>
      <w:r>
        <w:rPr/>
        <w:t xml:space="preserve"> </w:t>
      </w:r>
      <w:r>
        <w:rPr/>
        <w:t>latent-space based</w:t>
      </w:r>
      <w:r>
        <w:rPr/>
        <w:t xml:space="preserve"> </w:t>
      </w:r>
      <w:r>
        <w:rPr/>
        <w:t>statistical</w:t>
      </w:r>
      <w:r>
        <w:rPr/>
        <w:t xml:space="preserve"> </w:t>
      </w:r>
      <w:r>
        <w:rPr/>
        <w:t>network</w:t>
      </w:r>
      <w:r>
        <w:rPr/>
        <w:t xml:space="preserve"> </w:t>
      </w:r>
      <w:r>
        <w:rPr/>
        <w:t>analysis</w:t>
      </w:r>
      <w:r>
        <w:rPr/>
        <w:t xml:space="preserve"> </w:t>
      </w:r>
      <w:r>
        <w:rPr/>
        <w:t>(</w:t>
      </w:r>
      <w:r>
        <w:rPr/>
        <w:t>LatentSNA</w:t>
      </w:r>
      <w:r>
        <w:rPr/>
        <w:t>,</w:t>
      </w:r>
      <w:r>
        <w:rPr/>
        <w:t xml:space="preserve"> </w:t>
      </w:r>
      <w:r>
        <w:rPr/>
        <w:t>Wang</w:t>
      </w:r>
      <w:r>
        <w:rPr/>
        <w:t xml:space="preserve"> </w:t>
      </w:r>
      <w:r>
        <w:rPr/>
        <w:t>et</w:t>
      </w:r>
      <w:r>
        <w:rPr/>
        <w:t xml:space="preserve"> </w:t>
      </w:r>
      <w:r>
        <w:rPr/>
        <w:t xml:space="preserve">al., </w:t>
      </w:r>
      <w:r>
        <w:fldChar w:fldCharType="begin"/>
      </w:r>
      <w:r>
        <w:instrText xml:space="preserve">HYPERLINK  \l "_bookmark3"</w:instrText>
      </w:r>
      <w:r>
        <w:fldChar w:fldCharType="separate"/>
      </w:r>
      <w:r>
        <w:rPr/>
        <w:t>2026)</w:t>
      </w:r>
      <w:r>
        <w:fldChar w:fldCharType="end"/>
      </w:r>
      <w:r>
        <w:rPr/>
        <w:t xml:space="preserve"> </w:t>
      </w:r>
      <w:r>
        <w:rPr/>
        <w:t>to</w:t>
      </w:r>
      <w:r>
        <w:rPr/>
        <w:t xml:space="preserve"> </w:t>
      </w:r>
      <w:commentRangeStart w:id="4"/>
      <w:commentRangeStart w:id="2046245351"/>
      <w:r>
        <w:rPr/>
        <w:t>139</w:t>
      </w:r>
      <w:r>
        <w:rPr/>
        <w:t xml:space="preserve"> </w:t>
      </w:r>
      <w:r>
        <w:rPr/>
        <w:t>participants</w:t>
      </w:r>
      <w:r>
        <w:rPr/>
        <w:t xml:space="preserve"> </w:t>
      </w:r>
      <w:commentRangeEnd w:id="4"/>
      <w:r w:rsidR="000C49A0">
        <w:rPr>
          <w:rStyle w:val="CommentReference"/>
        </w:rPr>
        <w:commentReference w:id="4"/>
      </w:r>
      <w:commentRangeEnd w:id="2046245351"/>
      <w:r>
        <w:rPr>
          <w:rStyle w:val="CommentReference"/>
        </w:rPr>
        <w:commentReference w:id="2046245351"/>
      </w:r>
      <w:r>
        <w:rPr/>
        <w:t>with</w:t>
      </w:r>
      <w:r>
        <w:rPr/>
        <w:t xml:space="preserve"> </w:t>
      </w:r>
      <w:r>
        <w:rPr/>
        <w:t>both</w:t>
      </w:r>
      <w:r>
        <w:rPr/>
        <w:t xml:space="preserve"> </w:t>
      </w:r>
      <w:r>
        <w:rPr/>
        <w:t>plasma</w:t>
      </w:r>
      <w:r>
        <w:rPr/>
        <w:t xml:space="preserve"> </w:t>
      </w:r>
      <w:r>
        <w:rPr/>
        <w:t>prote</w:t>
      </w:r>
      <w:r>
        <w:rPr/>
        <w:t>omics and</w:t>
      </w:r>
      <w:r>
        <w:rPr/>
        <w:t xml:space="preserve"> </w:t>
      </w:r>
      <w:commentRangeStart w:id="5"/>
      <w:commentRangeStart w:id="1991951832"/>
      <w:r w:rsidR="000C49A0">
        <w:rPr/>
        <w:t>f</w:t>
      </w:r>
      <w:r>
        <w:rPr/>
        <w:t xml:space="preserve">ractional </w:t>
      </w:r>
      <w:r w:rsidR="000C49A0">
        <w:rPr/>
        <w:t>a</w:t>
      </w:r>
      <w:r>
        <w:rPr/>
        <w:t>nisotropy</w:t>
      </w:r>
      <w:r>
        <w:rPr/>
        <w:t xml:space="preserve"> (FA)-based structural connectomes </w:t>
      </w:r>
      <w:commentRangeEnd w:id="5"/>
      <w:r w:rsidR="000C49A0">
        <w:rPr>
          <w:rStyle w:val="CommentReference"/>
        </w:rPr>
        <w:commentReference w:id="5"/>
      </w:r>
      <w:commentRangeEnd w:id="1991951832"/>
      <w:r>
        <w:rPr>
          <w:rStyle w:val="CommentReference"/>
        </w:rPr>
        <w:commentReference w:id="1991951832"/>
      </w:r>
      <w:r>
        <w:rPr/>
        <w:t xml:space="preserve">from the Indiana Alzheimer’s Disease Research Center (IADRC). Plasma proteins were quantified using the </w:t>
      </w:r>
      <w:r>
        <w:rPr/>
        <w:t>SomaScan</w:t>
      </w:r>
      <w:r>
        <w:rPr/>
        <w:t xml:space="preserve"> 7k v4.1 assay, a high-throughput proteomics platform using modified aptamer technology that measures over 7000 protein analytes across a broad range of endogenous concentrations.</w:t>
      </w:r>
    </w:p>
    <w:p w:rsidR="006C0AA4" w:rsidRDefault="006C0AA4" w14:paraId="5670DC3C" w14:textId="77777777">
      <w:pPr>
        <w:pStyle w:val="BodyText"/>
        <w:spacing w:before="128"/>
      </w:pPr>
    </w:p>
    <w:p w:rsidR="006C0AA4" w:rsidRDefault="00000000" w14:paraId="42BDBB52" w14:textId="77777777">
      <w:pPr>
        <w:pStyle w:val="Heading1"/>
      </w:pPr>
      <w:r>
        <w:rPr>
          <w:spacing w:val="-2"/>
        </w:rPr>
        <w:t>Results</w:t>
      </w:r>
    </w:p>
    <w:p w:rsidR="006C0AA4" w:rsidRDefault="00000000" w14:paraId="03C8043F" w14:textId="40067E33">
      <w:pPr>
        <w:pStyle w:val="BodyText"/>
        <w:spacing w:before="198" w:line="249" w:lineRule="auto"/>
        <w:ind w:right="357"/>
        <w:jc w:val="both"/>
      </w:pPr>
      <w:r>
        <w:rPr/>
        <w:t>In Figure 1, we show the plasma protein</w:t>
      </w:r>
      <w:r w:rsidR="0057777C">
        <w:rPr/>
        <w:t>s</w:t>
      </w:r>
      <w:r>
        <w:rPr/>
        <w:t xml:space="preserve"> that are most </w:t>
      </w:r>
      <w:commentRangeStart w:id="10"/>
      <w:r w:rsidR="0057777C">
        <w:rPr/>
        <w:t xml:space="preserve">associated </w:t>
      </w:r>
      <w:commentRangeEnd w:id="10"/>
      <w:r>
        <w:rPr>
          <w:rStyle w:val="CommentReference"/>
        </w:rPr>
        <w:commentReference w:id="10"/>
      </w:r>
      <w:r w:rsidR="0057777C">
        <w:rPr/>
        <w:t xml:space="preserve">with </w:t>
      </w:r>
      <w:r>
        <w:rPr/>
        <w:t xml:space="preserve">microstructural </w:t>
      </w:r>
      <w:commentRangeStart w:id="11"/>
      <w:r w:rsidR="000C49A0">
        <w:rPr/>
        <w:t>changes</w:t>
      </w:r>
      <w:commentRangeEnd w:id="11"/>
      <w:r>
        <w:rPr>
          <w:rStyle w:val="CommentReference"/>
        </w:rPr>
        <w:commentReference w:id="11"/>
      </w:r>
      <w:r w:rsidR="000C49A0">
        <w:rPr/>
        <w:t xml:space="preserve"> </w:t>
      </w:r>
      <w:r>
        <w:rPr/>
        <w:t xml:space="preserve">of white matter (WM) </w:t>
      </w:r>
      <w:r>
        <w:rPr/>
        <w:t>identified</w:t>
      </w:r>
      <w:r>
        <w:rPr/>
        <w:t xml:space="preserve"> in the IADRC cohort. Our results show that acyl-CoA oxidase 1 (ACOX1), which regulates peroxisomal fatty acid oxidation neuroinflammation [Chung et al., </w:t>
      </w:r>
      <w:r>
        <w:fldChar w:fldCharType="begin"/>
      </w:r>
      <w:r>
        <w:instrText xml:space="preserve">HYPERLINK  \l "_bookmark0"</w:instrText>
      </w:r>
      <w:r>
        <w:fldChar w:fldCharType="separate"/>
      </w:r>
      <w:r>
        <w:rPr/>
        <w:t>2020],</w:t>
      </w:r>
      <w:r>
        <w:fldChar w:fldCharType="end"/>
      </w:r>
      <w:r>
        <w:rPr/>
        <w:t xml:space="preserve"> platelet-derived growth factor subunit B (PDGFB), which maintains the blood-brain barrier (BBB) integrity by regulating pericytes [Smyth et al., </w:t>
      </w:r>
      <w:r>
        <w:fldChar w:fldCharType="begin"/>
      </w:r>
      <w:r>
        <w:instrText xml:space="preserve">HYPERLINK  \l "_bookmark2"</w:instrText>
      </w:r>
      <w:r>
        <w:fldChar w:fldCharType="separate"/>
      </w:r>
      <w:r>
        <w:rPr/>
        <w:t>2022];</w:t>
      </w:r>
      <w:r>
        <w:fldChar w:fldCharType="end"/>
      </w:r>
      <w:r>
        <w:rPr/>
        <w:t xml:space="preserve"> and pyruvate kinase M1/2 (PKM) that promotes toxic amyloid-beta production [</w:t>
      </w:r>
      <w:r>
        <w:rPr/>
        <w:t>Gojani</w:t>
      </w:r>
      <w:r>
        <w:rPr/>
        <w:t xml:space="preserve"> et al., </w:t>
      </w:r>
      <w:r>
        <w:fldChar w:fldCharType="begin"/>
      </w:r>
      <w:r>
        <w:instrText xml:space="preserve">HYPERLINK  \l "_bookmark1"</w:instrText>
      </w:r>
      <w:r>
        <w:fldChar w:fldCharType="separate"/>
      </w:r>
      <w:r>
        <w:rPr/>
        <w:t>2026]</w:t>
      </w:r>
      <w:r>
        <w:fldChar w:fldCharType="end"/>
      </w:r>
      <w:r>
        <w:rPr/>
        <w:t xml:space="preserve"> are some of the strongest </w:t>
      </w:r>
      <w:r w:rsidR="000C49A0">
        <w:rPr/>
        <w:t xml:space="preserve">associations </w:t>
      </w:r>
      <w:r>
        <w:rPr/>
        <w:t xml:space="preserve">of WM </w:t>
      </w:r>
      <w:r w:rsidR="000C49A0">
        <w:rPr/>
        <w:t>changes</w:t>
      </w:r>
      <w:r>
        <w:rPr/>
        <w:t>.</w:t>
      </w:r>
    </w:p>
    <w:p w:rsidR="006C0AA4" w:rsidRDefault="006C0AA4" w14:paraId="2B5794FE" w14:textId="77777777">
      <w:pPr>
        <w:pStyle w:val="BodyText"/>
        <w:spacing w:line="249" w:lineRule="auto"/>
        <w:jc w:val="both"/>
        <w:sectPr w:rsidR="006C0AA4">
          <w:footerReference w:type="default" r:id="rId10"/>
          <w:type w:val="continuous"/>
          <w:pgSz w:w="12240" w:h="15840" w:orient="portrait"/>
          <w:pgMar w:top="1820" w:right="1080" w:bottom="1040" w:left="1440" w:header="0" w:footer="852" w:gutter="0"/>
          <w:pgNumType w:start="1"/>
          <w:cols w:space="720"/>
        </w:sectPr>
      </w:pPr>
    </w:p>
    <w:p w:rsidR="006C0AA4" w:rsidRDefault="00000000" w14:paraId="59FB9F47" w14:textId="77777777">
      <w:pPr>
        <w:pStyle w:val="Heading1"/>
        <w:spacing w:before="147"/>
      </w:pPr>
      <w:r>
        <w:rPr>
          <w:spacing w:val="-2"/>
        </w:rPr>
        <w:t>Discussion/Conclusion</w:t>
      </w:r>
    </w:p>
    <w:p w:rsidR="006C0AA4" w:rsidRDefault="009A5E30" w14:paraId="251A39D1" w14:textId="0BFD7861">
      <w:pPr>
        <w:pStyle w:val="BodyText"/>
        <w:spacing w:before="198" w:line="249" w:lineRule="auto"/>
        <w:ind w:right="120"/>
      </w:pPr>
      <w:commentRangeStart w:id="23"/>
      <w:r>
        <w:t>P</w:t>
      </w:r>
      <w:r>
        <w:t xml:space="preserve">lasma based biomarkers </w:t>
      </w:r>
      <w:r>
        <w:t xml:space="preserve">have promise </w:t>
      </w:r>
      <w:r>
        <w:t xml:space="preserve">as </w:t>
      </w:r>
      <w:r>
        <w:t xml:space="preserve">predictors of </w:t>
      </w:r>
      <w:r>
        <w:t xml:space="preserve">microstructural </w:t>
      </w:r>
      <w:r>
        <w:t xml:space="preserve">integrity </w:t>
      </w:r>
      <w:r>
        <w:t>of white</w:t>
      </w:r>
      <w:r>
        <w:t xml:space="preserve"> </w:t>
      </w:r>
      <w:r>
        <w:t xml:space="preserve">matter, </w:t>
      </w:r>
      <w:r>
        <w:t xml:space="preserve">which has been proposed as an early change associated with </w:t>
      </w:r>
      <w:r>
        <w:t>AD.</w:t>
      </w:r>
      <w:commentRangeEnd w:id="23"/>
      <w:r>
        <w:rPr>
          <w:rStyle w:val="CommentReference"/>
          <w:sz w:val="20"/>
          <w:szCs w:val="20"/>
        </w:rPr>
        <w:commentReference w:id="23"/>
      </w:r>
    </w:p>
    <w:p w:rsidR="006C0AA4" w:rsidRDefault="006C0AA4" w14:paraId="7A28C44A" w14:textId="77777777">
      <w:pPr>
        <w:pStyle w:val="BodyText"/>
      </w:pPr>
    </w:p>
    <w:p w:rsidR="006C0AA4" w:rsidRDefault="00000000" w14:paraId="08FF4206" w14:textId="77777777">
      <w:pPr>
        <w:pStyle w:val="BodyText"/>
        <w:spacing w:before="74"/>
      </w:pPr>
      <w:r>
        <w:rPr>
          <w:noProof/>
        </w:rPr>
        <w:drawing>
          <wp:anchor distT="0" distB="0" distL="0" distR="0" simplePos="0" relativeHeight="487587840" behindDoc="1" locked="0" layoutInCell="1" allowOverlap="1" wp14:anchorId="55A3347D" wp14:editId="71218011">
            <wp:simplePos x="0" y="0"/>
            <wp:positionH relativeFrom="page">
              <wp:posOffset>957738</wp:posOffset>
            </wp:positionH>
            <wp:positionV relativeFrom="paragraph">
              <wp:posOffset>208614</wp:posOffset>
            </wp:positionV>
            <wp:extent cx="5854446" cy="3053524"/>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1" cstate="print"/>
                    <a:stretch>
                      <a:fillRect/>
                    </a:stretch>
                  </pic:blipFill>
                  <pic:spPr>
                    <a:xfrm>
                      <a:off x="0" y="0"/>
                      <a:ext cx="5854446" cy="3053524"/>
                    </a:xfrm>
                    <a:prstGeom prst="rect">
                      <a:avLst/>
                    </a:prstGeom>
                  </pic:spPr>
                </pic:pic>
              </a:graphicData>
            </a:graphic>
          </wp:anchor>
        </w:drawing>
      </w:r>
    </w:p>
    <w:p w:rsidR="006C0AA4" w:rsidRDefault="006C0AA4" w14:paraId="43948C76" w14:textId="77777777">
      <w:pPr>
        <w:pStyle w:val="BodyText"/>
        <w:spacing w:before="98"/>
      </w:pPr>
    </w:p>
    <w:p w:rsidR="006C0AA4" w:rsidRDefault="00000000" w14:paraId="34DD721F" w14:textId="09D747DC">
      <w:pPr>
        <w:pStyle w:val="BodyText"/>
        <w:spacing w:line="249" w:lineRule="auto"/>
        <w:ind w:right="357"/>
        <w:jc w:val="both"/>
      </w:pPr>
      <w:r>
        <w:t>Figure</w:t>
      </w:r>
      <w:r>
        <w:rPr>
          <w:spacing w:val="-4"/>
        </w:rPr>
        <w:t xml:space="preserve"> </w:t>
      </w:r>
      <w:r>
        <w:t>1:</w:t>
      </w:r>
      <w:r>
        <w:rPr>
          <w:spacing w:val="19"/>
        </w:rPr>
        <w:t xml:space="preserve"> </w:t>
      </w:r>
      <w:r>
        <w:t>Alluvial</w:t>
      </w:r>
      <w:r>
        <w:rPr>
          <w:spacing w:val="-4"/>
        </w:rPr>
        <w:t xml:space="preserve"> </w:t>
      </w:r>
      <w:r>
        <w:t>plot</w:t>
      </w:r>
      <w:r>
        <w:rPr>
          <w:spacing w:val="-4"/>
        </w:rPr>
        <w:t xml:space="preserve"> </w:t>
      </w:r>
      <w:r>
        <w:t>of</w:t>
      </w:r>
      <w:r>
        <w:rPr>
          <w:spacing w:val="-4"/>
        </w:rPr>
        <w:t xml:space="preserve"> </w:t>
      </w:r>
      <w:r>
        <w:t>cell-type</w:t>
      </w:r>
      <w:r>
        <w:rPr>
          <w:spacing w:val="-4"/>
        </w:rPr>
        <w:t xml:space="preserve"> </w:t>
      </w:r>
      <w:r>
        <w:t>specific</w:t>
      </w:r>
      <w:r>
        <w:rPr>
          <w:spacing w:val="-4"/>
        </w:rPr>
        <w:t xml:space="preserve"> </w:t>
      </w:r>
      <w:r>
        <w:t>protein</w:t>
      </w:r>
      <w:r w:rsidR="009A5E30">
        <w:t xml:space="preserve"> </w:t>
      </w:r>
      <w:r>
        <w:t xml:space="preserve">pathways to region specific white matter degeneration. Top proteins were selected based on the </w:t>
      </w:r>
      <w:r w:rsidR="009A5E30">
        <w:t>strength</w:t>
      </w:r>
      <w:r>
        <w:t xml:space="preserve"> of their association with region specific white matter </w:t>
      </w:r>
      <w:r w:rsidR="2EAA1D45">
        <w:t>integrity</w:t>
      </w:r>
      <w:r>
        <w:t>. Flow width reflects association strength.</w:t>
      </w:r>
    </w:p>
    <w:p w:rsidR="006C0AA4" w:rsidRDefault="006C0AA4" w14:paraId="2E6FCE47" w14:textId="77777777">
      <w:pPr>
        <w:pStyle w:val="BodyText"/>
        <w:spacing w:before="200"/>
      </w:pPr>
    </w:p>
    <w:p w:rsidR="006C0AA4" w:rsidRDefault="00000000" w14:paraId="12494A6B" w14:textId="77777777">
      <w:pPr>
        <w:pStyle w:val="Heading1"/>
      </w:pPr>
      <w:r>
        <w:rPr>
          <w:spacing w:val="-2"/>
        </w:rPr>
        <w:t>References</w:t>
      </w:r>
    </w:p>
    <w:p w:rsidR="006C0AA4" w:rsidRDefault="00000000" w14:paraId="20B8AF6F" w14:textId="77777777">
      <w:pPr>
        <w:pStyle w:val="BodyText"/>
        <w:spacing w:before="198" w:line="249" w:lineRule="auto"/>
        <w:ind w:left="720" w:right="357" w:hanging="720"/>
        <w:jc w:val="both"/>
      </w:pPr>
      <w:bookmarkStart w:name="_bookmark0" w:id="24"/>
      <w:bookmarkEnd w:id="24"/>
      <w:r>
        <w:t xml:space="preserve">Chung, H.-l., </w:t>
      </w:r>
      <w:proofErr w:type="spellStart"/>
      <w:r>
        <w:t>Wangler</w:t>
      </w:r>
      <w:proofErr w:type="spellEnd"/>
      <w:r>
        <w:t xml:space="preserve">, M. F., </w:t>
      </w:r>
      <w:proofErr w:type="spellStart"/>
      <w:r>
        <w:t>Marcogliese</w:t>
      </w:r>
      <w:proofErr w:type="spellEnd"/>
      <w:r>
        <w:t xml:space="preserve">, P. C., Jo, J., Ravenscroft, T. A., Zuo, Z., </w:t>
      </w:r>
      <w:proofErr w:type="spellStart"/>
      <w:r>
        <w:t>Duraine</w:t>
      </w:r>
      <w:proofErr w:type="spellEnd"/>
      <w:r>
        <w:t>, L., Sadeghzadeh, S., Li-Kroeger, D., Schmidt, R. E., Pestronk, A., Rosenfeld, J. A., Burrage, L., Herndon, M. J., Chen, S., et al. (2020).</w:t>
      </w:r>
      <w:r>
        <w:rPr>
          <w:spacing w:val="-6"/>
        </w:rPr>
        <w:t xml:space="preserve"> </w:t>
      </w:r>
      <w:r>
        <w:t>Loss-</w:t>
      </w:r>
      <w:r>
        <w:rPr>
          <w:spacing w:val="-6"/>
        </w:rPr>
        <w:t xml:space="preserve"> </w:t>
      </w:r>
      <w:r>
        <w:t>or</w:t>
      </w:r>
      <w:r>
        <w:rPr>
          <w:spacing w:val="-6"/>
        </w:rPr>
        <w:t xml:space="preserve"> </w:t>
      </w:r>
      <w:r>
        <w:t>gain-of-function</w:t>
      </w:r>
      <w:r>
        <w:rPr>
          <w:spacing w:val="-6"/>
        </w:rPr>
        <w:t xml:space="preserve"> </w:t>
      </w:r>
      <w:r>
        <w:t>mutations</w:t>
      </w:r>
      <w:r>
        <w:rPr>
          <w:spacing w:val="-6"/>
        </w:rPr>
        <w:t xml:space="preserve"> </w:t>
      </w:r>
      <w:r>
        <w:t>in</w:t>
      </w:r>
      <w:r>
        <w:rPr>
          <w:spacing w:val="-6"/>
        </w:rPr>
        <w:t xml:space="preserve"> </w:t>
      </w:r>
      <w:r>
        <w:t>ACOX1</w:t>
      </w:r>
      <w:r>
        <w:rPr>
          <w:spacing w:val="-6"/>
        </w:rPr>
        <w:t xml:space="preserve"> </w:t>
      </w:r>
      <w:r>
        <w:t>cause</w:t>
      </w:r>
      <w:r>
        <w:rPr>
          <w:spacing w:val="-6"/>
        </w:rPr>
        <w:t xml:space="preserve"> </w:t>
      </w:r>
      <w:r>
        <w:t>axonal</w:t>
      </w:r>
      <w:r>
        <w:rPr>
          <w:spacing w:val="-6"/>
        </w:rPr>
        <w:t xml:space="preserve"> </w:t>
      </w:r>
      <w:r>
        <w:t>loss</w:t>
      </w:r>
      <w:r>
        <w:rPr>
          <w:spacing w:val="-6"/>
        </w:rPr>
        <w:t xml:space="preserve"> </w:t>
      </w:r>
      <w:r>
        <w:t>via</w:t>
      </w:r>
      <w:r>
        <w:rPr>
          <w:spacing w:val="-6"/>
        </w:rPr>
        <w:t xml:space="preserve"> </w:t>
      </w:r>
      <w:r>
        <w:t>different</w:t>
      </w:r>
      <w:r>
        <w:rPr>
          <w:spacing w:val="-6"/>
        </w:rPr>
        <w:t xml:space="preserve"> </w:t>
      </w:r>
      <w:r>
        <w:t>mechanisms.</w:t>
      </w:r>
      <w:r>
        <w:rPr>
          <w:spacing w:val="-6"/>
        </w:rPr>
        <w:t xml:space="preserve"> </w:t>
      </w:r>
      <w:r>
        <w:rPr>
          <w:i/>
        </w:rPr>
        <w:t>Neuron</w:t>
      </w:r>
      <w:r>
        <w:t xml:space="preserve">, </w:t>
      </w:r>
      <w:bookmarkStart w:name="_bookmark1" w:id="25"/>
      <w:bookmarkEnd w:id="25"/>
      <w:r>
        <w:rPr>
          <w:i/>
        </w:rPr>
        <w:t>106</w:t>
      </w:r>
      <w:r>
        <w:t xml:space="preserve">(4), 589–606.e6. </w:t>
      </w:r>
      <w:hyperlink r:id="rId12">
        <w:r w:rsidR="006C0AA4">
          <w:t>https://doi.org/10.1016/j.neuron.2020.02.021</w:t>
        </w:r>
      </w:hyperlink>
    </w:p>
    <w:p w:rsidR="006C0AA4" w:rsidRDefault="00000000" w14:paraId="682EF084" w14:textId="77777777">
      <w:pPr>
        <w:pStyle w:val="BodyText"/>
        <w:spacing w:line="249" w:lineRule="auto"/>
        <w:ind w:left="720" w:right="357" w:hanging="720"/>
        <w:jc w:val="both"/>
      </w:pPr>
      <w:proofErr w:type="spellStart"/>
      <w:r>
        <w:t>Gojani</w:t>
      </w:r>
      <w:proofErr w:type="spellEnd"/>
      <w:r>
        <w:t xml:space="preserve">, E. G., Sutherland, R. J., &amp; Mohajerani, M. H. (2026). Pyruvate kinase m2 in </w:t>
      </w:r>
      <w:proofErr w:type="spellStart"/>
      <w:r>
        <w:t>alzheimer’s</w:t>
      </w:r>
      <w:proofErr w:type="spellEnd"/>
      <w:r>
        <w:t xml:space="preserve"> disease: From dysregulation</w:t>
      </w:r>
      <w:r>
        <w:rPr>
          <w:spacing w:val="-13"/>
        </w:rPr>
        <w:t xml:space="preserve"> </w:t>
      </w:r>
      <w:r>
        <w:t>to</w:t>
      </w:r>
      <w:r>
        <w:rPr>
          <w:spacing w:val="-12"/>
        </w:rPr>
        <w:t xml:space="preserve"> </w:t>
      </w:r>
      <w:r>
        <w:t>therapeutic</w:t>
      </w:r>
      <w:r>
        <w:rPr>
          <w:spacing w:val="24"/>
        </w:rPr>
        <w:t xml:space="preserve"> </w:t>
      </w:r>
      <w:r>
        <w:t>inhibition.</w:t>
      </w:r>
      <w:r>
        <w:rPr>
          <w:spacing w:val="30"/>
        </w:rPr>
        <w:t xml:space="preserve"> </w:t>
      </w:r>
      <w:r>
        <w:rPr>
          <w:i/>
        </w:rPr>
        <w:t>Brain</w:t>
      </w:r>
      <w:r>
        <w:rPr>
          <w:i/>
          <w:spacing w:val="30"/>
        </w:rPr>
        <w:t xml:space="preserve"> </w:t>
      </w:r>
      <w:r>
        <w:rPr>
          <w:i/>
        </w:rPr>
        <w:t>Communications</w:t>
      </w:r>
      <w:r>
        <w:t>,</w:t>
      </w:r>
      <w:r>
        <w:rPr>
          <w:spacing w:val="30"/>
        </w:rPr>
        <w:t xml:space="preserve"> </w:t>
      </w:r>
      <w:r>
        <w:rPr>
          <w:i/>
        </w:rPr>
        <w:t>8</w:t>
      </w:r>
      <w:r>
        <w:t>(2),</w:t>
      </w:r>
      <w:r>
        <w:rPr>
          <w:spacing w:val="30"/>
        </w:rPr>
        <w:t xml:space="preserve"> </w:t>
      </w:r>
      <w:r>
        <w:t>fcag054.</w:t>
      </w:r>
      <w:r>
        <w:rPr>
          <w:spacing w:val="30"/>
        </w:rPr>
        <w:t xml:space="preserve"> </w:t>
      </w:r>
      <w:hyperlink r:id="rId13">
        <w:proofErr w:type="gramStart"/>
        <w:r w:rsidR="006C0AA4">
          <w:t>https</w:t>
        </w:r>
        <w:r w:rsidR="006C0AA4">
          <w:rPr>
            <w:spacing w:val="-13"/>
          </w:rPr>
          <w:t xml:space="preserve"> </w:t>
        </w:r>
        <w:r w:rsidR="006C0AA4">
          <w:t>:</w:t>
        </w:r>
        <w:proofErr w:type="gramEnd"/>
        <w:r w:rsidR="006C0AA4">
          <w:rPr>
            <w:spacing w:val="-12"/>
          </w:rPr>
          <w:t xml:space="preserve"> </w:t>
        </w:r>
        <w:r w:rsidR="006C0AA4">
          <w:t>/</w:t>
        </w:r>
        <w:r w:rsidR="006C0AA4">
          <w:rPr>
            <w:spacing w:val="-13"/>
          </w:rPr>
          <w:t xml:space="preserve"> </w:t>
        </w:r>
        <w:r w:rsidR="006C0AA4">
          <w:t>/</w:t>
        </w:r>
        <w:r w:rsidR="006C0AA4">
          <w:rPr>
            <w:spacing w:val="-12"/>
          </w:rPr>
          <w:t xml:space="preserve"> </w:t>
        </w:r>
        <w:proofErr w:type="spellStart"/>
        <w:proofErr w:type="gramStart"/>
        <w:r w:rsidR="006C0AA4">
          <w:t>doi</w:t>
        </w:r>
        <w:proofErr w:type="spellEnd"/>
        <w:r w:rsidR="006C0AA4">
          <w:rPr>
            <w:spacing w:val="-13"/>
          </w:rPr>
          <w:t xml:space="preserve"> </w:t>
        </w:r>
        <w:r w:rsidR="006C0AA4">
          <w:t>.</w:t>
        </w:r>
        <w:proofErr w:type="gramEnd"/>
        <w:r w:rsidR="006C0AA4">
          <w:rPr>
            <w:spacing w:val="-12"/>
          </w:rPr>
          <w:t xml:space="preserve"> </w:t>
        </w:r>
        <w:r w:rsidR="006C0AA4">
          <w:t>org/</w:t>
        </w:r>
        <w:r w:rsidR="006C0AA4">
          <w:rPr>
            <w:spacing w:val="-13"/>
          </w:rPr>
          <w:t xml:space="preserve"> </w:t>
        </w:r>
        <w:r w:rsidR="006C0AA4">
          <w:t>10.1093/</w:t>
        </w:r>
      </w:hyperlink>
      <w:r>
        <w:t xml:space="preserve"> </w:t>
      </w:r>
      <w:bookmarkStart w:name="_bookmark2" w:id="26"/>
      <w:bookmarkEnd w:id="26"/>
      <w:r>
        <w:fldChar w:fldCharType="begin"/>
      </w:r>
      <w:r>
        <w:instrText>HYPERLINK "https://doi.org/10.1093/braincomms/fcag054" \h</w:instrText>
      </w:r>
      <w:r>
        <w:fldChar w:fldCharType="separate"/>
      </w:r>
      <w:proofErr w:type="spellStart"/>
      <w:r>
        <w:rPr>
          <w:spacing w:val="-2"/>
        </w:rPr>
        <w:t>braincomms</w:t>
      </w:r>
      <w:proofErr w:type="spellEnd"/>
      <w:r>
        <w:rPr>
          <w:spacing w:val="-2"/>
        </w:rPr>
        <w:t>/fcag054</w:t>
      </w:r>
      <w:r>
        <w:fldChar w:fldCharType="end"/>
      </w:r>
    </w:p>
    <w:p w:rsidR="006C0AA4" w:rsidRDefault="00000000" w14:paraId="6BCDE4D2" w14:textId="77777777">
      <w:pPr>
        <w:pStyle w:val="BodyText"/>
        <w:spacing w:line="247" w:lineRule="auto"/>
        <w:ind w:left="720" w:right="357" w:hanging="720"/>
        <w:jc w:val="both"/>
      </w:pPr>
      <w:r>
        <w:rPr>
          <w:spacing w:val="-2"/>
        </w:rPr>
        <w:t>Smyth,</w:t>
      </w:r>
      <w:r>
        <w:rPr>
          <w:spacing w:val="-11"/>
        </w:rPr>
        <w:t xml:space="preserve"> </w:t>
      </w:r>
      <w:r>
        <w:rPr>
          <w:spacing w:val="-2"/>
        </w:rPr>
        <w:t>L.</w:t>
      </w:r>
      <w:r>
        <w:rPr>
          <w:spacing w:val="-10"/>
        </w:rPr>
        <w:t xml:space="preserve"> </w:t>
      </w:r>
      <w:r>
        <w:rPr>
          <w:spacing w:val="-2"/>
        </w:rPr>
        <w:t>C.</w:t>
      </w:r>
      <w:r>
        <w:rPr>
          <w:spacing w:val="-11"/>
        </w:rPr>
        <w:t xml:space="preserve"> </w:t>
      </w:r>
      <w:r>
        <w:rPr>
          <w:spacing w:val="-2"/>
        </w:rPr>
        <w:t>D.,</w:t>
      </w:r>
      <w:r>
        <w:rPr>
          <w:spacing w:val="-10"/>
        </w:rPr>
        <w:t xml:space="preserve"> </w:t>
      </w:r>
      <w:r>
        <w:rPr>
          <w:spacing w:val="-2"/>
        </w:rPr>
        <w:t>Highet,</w:t>
      </w:r>
      <w:r>
        <w:rPr>
          <w:spacing w:val="-11"/>
        </w:rPr>
        <w:t xml:space="preserve"> </w:t>
      </w:r>
      <w:r>
        <w:rPr>
          <w:spacing w:val="-2"/>
        </w:rPr>
        <w:t>B.,</w:t>
      </w:r>
      <w:r>
        <w:rPr>
          <w:spacing w:val="-10"/>
        </w:rPr>
        <w:t xml:space="preserve"> </w:t>
      </w:r>
      <w:r>
        <w:rPr>
          <w:spacing w:val="-2"/>
        </w:rPr>
        <w:t>Jansson,</w:t>
      </w:r>
      <w:r>
        <w:rPr>
          <w:spacing w:val="-11"/>
        </w:rPr>
        <w:t xml:space="preserve"> </w:t>
      </w:r>
      <w:r>
        <w:rPr>
          <w:spacing w:val="-2"/>
        </w:rPr>
        <w:t>D.,</w:t>
      </w:r>
      <w:r>
        <w:rPr>
          <w:spacing w:val="-10"/>
        </w:rPr>
        <w:t xml:space="preserve"> </w:t>
      </w:r>
      <w:r>
        <w:rPr>
          <w:spacing w:val="-2"/>
        </w:rPr>
        <w:t>Wu,</w:t>
      </w:r>
      <w:r>
        <w:rPr>
          <w:spacing w:val="-11"/>
        </w:rPr>
        <w:t xml:space="preserve"> </w:t>
      </w:r>
      <w:r>
        <w:rPr>
          <w:spacing w:val="-2"/>
        </w:rPr>
        <w:t>J.,</w:t>
      </w:r>
      <w:r>
        <w:rPr>
          <w:spacing w:val="-10"/>
        </w:rPr>
        <w:t xml:space="preserve"> </w:t>
      </w:r>
      <w:proofErr w:type="spellStart"/>
      <w:r>
        <w:rPr>
          <w:spacing w:val="-2"/>
        </w:rPr>
        <w:t>Rustenhoven</w:t>
      </w:r>
      <w:proofErr w:type="spellEnd"/>
      <w:r>
        <w:rPr>
          <w:spacing w:val="-2"/>
        </w:rPr>
        <w:t>,</w:t>
      </w:r>
      <w:r>
        <w:rPr>
          <w:spacing w:val="-11"/>
        </w:rPr>
        <w:t xml:space="preserve"> </w:t>
      </w:r>
      <w:r>
        <w:rPr>
          <w:spacing w:val="-2"/>
        </w:rPr>
        <w:t>J.,</w:t>
      </w:r>
      <w:r>
        <w:rPr>
          <w:spacing w:val="-10"/>
        </w:rPr>
        <w:t xml:space="preserve"> </w:t>
      </w:r>
      <w:r>
        <w:rPr>
          <w:spacing w:val="-2"/>
        </w:rPr>
        <w:t>Aalderink,</w:t>
      </w:r>
      <w:r>
        <w:rPr>
          <w:spacing w:val="-11"/>
        </w:rPr>
        <w:t xml:space="preserve"> </w:t>
      </w:r>
      <w:r>
        <w:rPr>
          <w:spacing w:val="-2"/>
        </w:rPr>
        <w:t>M.,</w:t>
      </w:r>
      <w:r>
        <w:rPr>
          <w:spacing w:val="-10"/>
        </w:rPr>
        <w:t xml:space="preserve"> </w:t>
      </w:r>
      <w:r>
        <w:rPr>
          <w:spacing w:val="-2"/>
        </w:rPr>
        <w:t>Tan,</w:t>
      </w:r>
      <w:r>
        <w:rPr>
          <w:spacing w:val="-11"/>
        </w:rPr>
        <w:t xml:space="preserve"> </w:t>
      </w:r>
      <w:r>
        <w:rPr>
          <w:spacing w:val="-2"/>
        </w:rPr>
        <w:t>A.,</w:t>
      </w:r>
      <w:r>
        <w:rPr>
          <w:spacing w:val="-10"/>
        </w:rPr>
        <w:t xml:space="preserve"> </w:t>
      </w:r>
      <w:r>
        <w:rPr>
          <w:spacing w:val="-2"/>
        </w:rPr>
        <w:t>Li,</w:t>
      </w:r>
      <w:r>
        <w:rPr>
          <w:spacing w:val="-11"/>
        </w:rPr>
        <w:t xml:space="preserve"> </w:t>
      </w:r>
      <w:r>
        <w:rPr>
          <w:spacing w:val="-2"/>
        </w:rPr>
        <w:t>S.,</w:t>
      </w:r>
      <w:r>
        <w:rPr>
          <w:spacing w:val="-10"/>
        </w:rPr>
        <w:t xml:space="preserve"> </w:t>
      </w:r>
      <w:r>
        <w:rPr>
          <w:spacing w:val="-2"/>
        </w:rPr>
        <w:t>Johnson,</w:t>
      </w:r>
      <w:r>
        <w:rPr>
          <w:spacing w:val="-11"/>
        </w:rPr>
        <w:t xml:space="preserve"> </w:t>
      </w:r>
      <w:r>
        <w:rPr>
          <w:spacing w:val="-2"/>
        </w:rPr>
        <w:t>R.,</w:t>
      </w:r>
      <w:r>
        <w:rPr>
          <w:spacing w:val="-10"/>
        </w:rPr>
        <w:t xml:space="preserve"> </w:t>
      </w:r>
      <w:proofErr w:type="spellStart"/>
      <w:r>
        <w:rPr>
          <w:spacing w:val="-2"/>
        </w:rPr>
        <w:t>Coppieters</w:t>
      </w:r>
      <w:proofErr w:type="spellEnd"/>
      <w:r>
        <w:rPr>
          <w:spacing w:val="-2"/>
        </w:rPr>
        <w:t>, N.,</w:t>
      </w:r>
      <w:r>
        <w:rPr>
          <w:spacing w:val="-4"/>
        </w:rPr>
        <w:t xml:space="preserve"> </w:t>
      </w:r>
      <w:r>
        <w:rPr>
          <w:spacing w:val="-2"/>
        </w:rPr>
        <w:t>Handley,</w:t>
      </w:r>
      <w:r>
        <w:rPr>
          <w:spacing w:val="-4"/>
        </w:rPr>
        <w:t xml:space="preserve"> </w:t>
      </w:r>
      <w:r>
        <w:rPr>
          <w:spacing w:val="-2"/>
        </w:rPr>
        <w:t>R.,</w:t>
      </w:r>
      <w:r>
        <w:rPr>
          <w:spacing w:val="-4"/>
        </w:rPr>
        <w:t xml:space="preserve"> </w:t>
      </w:r>
      <w:r>
        <w:rPr>
          <w:spacing w:val="-2"/>
        </w:rPr>
        <w:t>Narayan,</w:t>
      </w:r>
      <w:r>
        <w:rPr>
          <w:spacing w:val="-4"/>
        </w:rPr>
        <w:t xml:space="preserve"> </w:t>
      </w:r>
      <w:r>
        <w:rPr>
          <w:spacing w:val="-2"/>
        </w:rPr>
        <w:t>P.,</w:t>
      </w:r>
      <w:r>
        <w:rPr>
          <w:spacing w:val="-4"/>
        </w:rPr>
        <w:t xml:space="preserve"> </w:t>
      </w:r>
      <w:r>
        <w:rPr>
          <w:spacing w:val="-2"/>
        </w:rPr>
        <w:t>Singh-Bains,</w:t>
      </w:r>
      <w:r>
        <w:rPr>
          <w:spacing w:val="-4"/>
        </w:rPr>
        <w:t xml:space="preserve"> </w:t>
      </w:r>
      <w:r>
        <w:rPr>
          <w:spacing w:val="-2"/>
        </w:rPr>
        <w:t>M.</w:t>
      </w:r>
      <w:r>
        <w:rPr>
          <w:spacing w:val="-4"/>
        </w:rPr>
        <w:t xml:space="preserve"> </w:t>
      </w:r>
      <w:r>
        <w:rPr>
          <w:spacing w:val="-2"/>
        </w:rPr>
        <w:t>K.,</w:t>
      </w:r>
      <w:r>
        <w:rPr>
          <w:spacing w:val="-4"/>
        </w:rPr>
        <w:t xml:space="preserve"> </w:t>
      </w:r>
      <w:r>
        <w:rPr>
          <w:spacing w:val="-2"/>
        </w:rPr>
        <w:t>Schweder,</w:t>
      </w:r>
      <w:r>
        <w:rPr>
          <w:spacing w:val="-4"/>
        </w:rPr>
        <w:t xml:space="preserve"> </w:t>
      </w:r>
      <w:r>
        <w:rPr>
          <w:spacing w:val="-2"/>
        </w:rPr>
        <w:t>P.,</w:t>
      </w:r>
      <w:r>
        <w:rPr>
          <w:spacing w:val="-4"/>
        </w:rPr>
        <w:t xml:space="preserve"> </w:t>
      </w:r>
      <w:r>
        <w:rPr>
          <w:spacing w:val="-2"/>
        </w:rPr>
        <w:t>Turner,</w:t>
      </w:r>
      <w:r>
        <w:rPr>
          <w:spacing w:val="-4"/>
        </w:rPr>
        <w:t xml:space="preserve"> </w:t>
      </w:r>
      <w:r>
        <w:rPr>
          <w:spacing w:val="-2"/>
        </w:rPr>
        <w:t>C.,</w:t>
      </w:r>
      <w:r>
        <w:rPr>
          <w:spacing w:val="-4"/>
        </w:rPr>
        <w:t xml:space="preserve"> </w:t>
      </w:r>
      <w:r>
        <w:rPr>
          <w:spacing w:val="-2"/>
        </w:rPr>
        <w:t>Mee,</w:t>
      </w:r>
      <w:r>
        <w:rPr>
          <w:spacing w:val="-4"/>
        </w:rPr>
        <w:t xml:space="preserve"> </w:t>
      </w:r>
      <w:r>
        <w:rPr>
          <w:spacing w:val="-2"/>
        </w:rPr>
        <w:t>E.</w:t>
      </w:r>
      <w:r>
        <w:rPr>
          <w:spacing w:val="-4"/>
        </w:rPr>
        <w:t xml:space="preserve"> </w:t>
      </w:r>
      <w:r>
        <w:rPr>
          <w:spacing w:val="-2"/>
        </w:rPr>
        <w:t>W.,</w:t>
      </w:r>
      <w:r>
        <w:rPr>
          <w:spacing w:val="-4"/>
        </w:rPr>
        <w:t xml:space="preserve"> </w:t>
      </w:r>
      <w:r>
        <w:rPr>
          <w:spacing w:val="-2"/>
        </w:rPr>
        <w:t>Heppner,</w:t>
      </w:r>
      <w:r>
        <w:rPr>
          <w:spacing w:val="-4"/>
        </w:rPr>
        <w:t xml:space="preserve"> </w:t>
      </w:r>
      <w:r>
        <w:rPr>
          <w:spacing w:val="-2"/>
        </w:rPr>
        <w:t>P.,</w:t>
      </w:r>
      <w:r>
        <w:rPr>
          <w:spacing w:val="-4"/>
        </w:rPr>
        <w:t xml:space="preserve"> </w:t>
      </w:r>
      <w:r>
        <w:rPr>
          <w:spacing w:val="-2"/>
        </w:rPr>
        <w:t xml:space="preserve">Correia, </w:t>
      </w:r>
      <w:r>
        <w:t>J., Park, T. I.-H., .</w:t>
      </w:r>
      <w:r>
        <w:rPr>
          <w:spacing w:val="-13"/>
        </w:rPr>
        <w:t xml:space="preserve"> </w:t>
      </w:r>
      <w:r>
        <w:t>.</w:t>
      </w:r>
      <w:r>
        <w:rPr>
          <w:spacing w:val="-12"/>
        </w:rPr>
        <w:t xml:space="preserve"> </w:t>
      </w:r>
      <w:r>
        <w:t>.</w:t>
      </w:r>
      <w:r>
        <w:rPr>
          <w:spacing w:val="40"/>
        </w:rPr>
        <w:t xml:space="preserve"> </w:t>
      </w:r>
      <w:proofErr w:type="spellStart"/>
      <w:r>
        <w:t>Dragunow</w:t>
      </w:r>
      <w:proofErr w:type="spellEnd"/>
      <w:r>
        <w:t xml:space="preserve">, M. (2022). </w:t>
      </w:r>
      <w:proofErr w:type="spellStart"/>
      <w:r>
        <w:t>Characterisation</w:t>
      </w:r>
      <w:proofErr w:type="spellEnd"/>
      <w:r>
        <w:t xml:space="preserve"> of </w:t>
      </w:r>
      <w:proofErr w:type="spellStart"/>
      <w:r>
        <w:t>pdgf-</w:t>
      </w:r>
      <w:proofErr w:type="gramStart"/>
      <w:r>
        <w:t>bb:pdgfr</w:t>
      </w:r>
      <w:proofErr w:type="spellEnd"/>
      <w:proofErr w:type="gramEnd"/>
      <w:r>
        <w:rPr>
          <w:rFonts w:ascii="Cambria" w:hAnsi="Cambria" w:eastAsia="Cambria"/>
        </w:rPr>
        <w:t xml:space="preserve">𝛽 </w:t>
      </w:r>
      <w:proofErr w:type="spellStart"/>
      <w:r>
        <w:t>signalling</w:t>
      </w:r>
      <w:proofErr w:type="spellEnd"/>
      <w:r>
        <w:t xml:space="preserve"> pathways in human brain pericytes: Evidence of disruption in </w:t>
      </w:r>
      <w:proofErr w:type="spellStart"/>
      <w:r>
        <w:t>alzheimer’s</w:t>
      </w:r>
      <w:proofErr w:type="spellEnd"/>
      <w:r>
        <w:t xml:space="preserve"> disease. </w:t>
      </w:r>
      <w:r>
        <w:rPr>
          <w:i/>
        </w:rPr>
        <w:t>Communications Biology</w:t>
      </w:r>
      <w:r>
        <w:t xml:space="preserve">, </w:t>
      </w:r>
      <w:r>
        <w:rPr>
          <w:i/>
        </w:rPr>
        <w:t>5</w:t>
      </w:r>
      <w:r>
        <w:t xml:space="preserve">, 235. </w:t>
      </w:r>
      <w:bookmarkStart w:name="_bookmark3" w:id="27"/>
      <w:bookmarkEnd w:id="27"/>
      <w:r>
        <w:fldChar w:fldCharType="begin"/>
      </w:r>
      <w:r>
        <w:instrText>HYPERLINK "https://doi.org/10.1038/s42003-022-03180-8" \h</w:instrText>
      </w:r>
      <w:r>
        <w:fldChar w:fldCharType="separate"/>
      </w:r>
      <w:r>
        <w:rPr>
          <w:spacing w:val="-2"/>
        </w:rPr>
        <w:t>https://doi.org/10.1038/s42003-022-03180-8</w:t>
      </w:r>
      <w:r>
        <w:fldChar w:fldCharType="end"/>
      </w:r>
    </w:p>
    <w:p w:rsidR="006C0AA4" w:rsidRDefault="00000000" w14:paraId="54D04991" w14:textId="77777777">
      <w:pPr>
        <w:pStyle w:val="BodyText"/>
        <w:spacing w:before="6" w:line="249" w:lineRule="auto"/>
        <w:ind w:left="720" w:right="357" w:hanging="720"/>
        <w:jc w:val="both"/>
      </w:pPr>
      <w:r>
        <w:t xml:space="preserve">Wang, S., Zhang, X., Liu, Y., Xu, W., Tian, X., &amp; Zhao, Y. (2026). Latent space-based network analysis for brain-behavior linking in neuroimaging. </w:t>
      </w:r>
      <w:r>
        <w:rPr>
          <w:i/>
        </w:rPr>
        <w:t>Nature Methods</w:t>
      </w:r>
      <w:r>
        <w:t xml:space="preserve">, </w:t>
      </w:r>
      <w:r>
        <w:rPr>
          <w:i/>
        </w:rPr>
        <w:t>23</w:t>
      </w:r>
      <w:r>
        <w:t xml:space="preserve">(1), 225–235. </w:t>
      </w:r>
      <w:hyperlink r:id="rId14">
        <w:r w:rsidR="006C0AA4">
          <w:t>https://doi.org/10.1038/s41592-025-</w:t>
        </w:r>
      </w:hyperlink>
      <w:hyperlink r:id="rId15">
        <w:r w:rsidR="006C0AA4">
          <w:rPr>
            <w:spacing w:val="-2"/>
          </w:rPr>
          <w:t>02896-9</w:t>
        </w:r>
      </w:hyperlink>
    </w:p>
    <w:sectPr w:rsidR="006C0AA4">
      <w:pgSz w:w="12240" w:h="15840" w:orient="portrait"/>
      <w:pgMar w:top="1720" w:right="1080" w:bottom="1040" w:left="1440" w:header="0" w:footer="852"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JS" w:author="Andrew Saykin" w:date="2026-04-10T13:15:00Z" w:id="1">
    <w:p w:rsidR="0057777C" w:rsidP="0057777C" w:rsidRDefault="0057777C" w14:paraId="1F423376" w14:textId="77777777">
      <w:pPr>
        <w:pStyle w:val="CommentText"/>
      </w:pPr>
      <w:r>
        <w:rPr>
          <w:rStyle w:val="CommentReference"/>
        </w:rPr>
        <w:annotationRef/>
      </w:r>
      <w:r>
        <w:t>I’d say “assess microstructural integrity” here. Would defer to Dr. Wu though.</w:t>
      </w:r>
    </w:p>
  </w:comment>
  <w:comment w:initials="YW" w:author="Wu, Yu-Chien" w:date="2026-04-11T12:13:00Z" w:id="4">
    <w:p w:rsidR="000C49A0" w:rsidRDefault="000C49A0" w14:paraId="5A2503E4" w14:textId="22B6AB3A">
      <w:pPr>
        <w:pStyle w:val="CommentText"/>
      </w:pPr>
      <w:r>
        <w:rPr>
          <w:rStyle w:val="CommentReference"/>
        </w:rPr>
        <w:annotationRef/>
      </w:r>
      <w:r>
        <w:t xml:space="preserve">I believe there is only n=100 computed diffusion metrics that we shared with you.  I wonder where is the 39 from? </w:t>
      </w:r>
    </w:p>
  </w:comment>
  <w:comment w:initials="YW" w:author="Wu, Yu-Chien" w:date="2026-04-11T12:15:00Z" w:id="5">
    <w:p w:rsidR="000C49A0" w:rsidRDefault="000C49A0" w14:paraId="33469DDE" w14:textId="41415468">
      <w:pPr>
        <w:pStyle w:val="CommentText"/>
      </w:pPr>
      <w:r>
        <w:rPr>
          <w:rStyle w:val="CommentReference"/>
        </w:rPr>
        <w:annotationRef/>
      </w:r>
      <w:r>
        <w:t xml:space="preserve">What do you mean “FA-based structural connectomes”?  what is your connectome threshold and FA threshold and how did you combine these two together? </w:t>
      </w:r>
    </w:p>
  </w:comment>
  <w:comment w:initials="AJS" w:author="Andrew Saykin" w:date="2026-04-10T13:17:00Z" w:id="10">
    <w:p w:rsidR="0057777C" w:rsidP="0057777C" w:rsidRDefault="0057777C" w14:paraId="6CAB954A" w14:textId="77777777">
      <w:pPr>
        <w:pStyle w:val="CommentText"/>
      </w:pPr>
      <w:r>
        <w:rPr>
          <w:rStyle w:val="CommentReference"/>
        </w:rPr>
        <w:annotationRef/>
      </w:r>
      <w:r>
        <w:t>“</w:t>
      </w:r>
      <w:proofErr w:type="gramStart"/>
      <w:r>
        <w:t>indicative</w:t>
      </w:r>
      <w:proofErr w:type="gramEnd"/>
      <w:r>
        <w:t xml:space="preserve"> of </w:t>
      </w:r>
      <w:proofErr w:type="gramStart"/>
      <w:r>
        <w:t>“ is</w:t>
      </w:r>
      <w:proofErr w:type="gramEnd"/>
      <w:r>
        <w:t xml:space="preserve"> not accurate. These are associations.</w:t>
      </w:r>
    </w:p>
  </w:comment>
  <w:comment w:initials="YW" w:author="Wu, Yu-Chien" w:date="2026-04-11T12:17:00Z" w:id="11">
    <w:p w:rsidR="000C49A0" w:rsidRDefault="000C49A0" w14:paraId="2B1FD1DC" w14:textId="7CEDA38D">
      <w:pPr>
        <w:pStyle w:val="CommentText"/>
      </w:pPr>
      <w:r>
        <w:rPr>
          <w:rStyle w:val="CommentReference"/>
        </w:rPr>
        <w:annotationRef/>
      </w:r>
      <w:r>
        <w:t xml:space="preserve">Please don’t use “deterioration” we don’t know which direction is good or bad. It depends on the underlying pathology to interpret the change in FA. </w:t>
      </w:r>
    </w:p>
  </w:comment>
  <w:comment w:initials="AJS" w:author="Andrew Saykin" w:date="2026-04-10T13:24:00Z" w:id="23">
    <w:p w:rsidR="009A5E30" w:rsidP="009A5E30" w:rsidRDefault="009A5E30" w14:paraId="5A55FEFA" w14:textId="77777777">
      <w:pPr>
        <w:pStyle w:val="CommentText"/>
      </w:pPr>
      <w:r>
        <w:rPr>
          <w:rStyle w:val="CommentReference"/>
        </w:rPr>
        <w:annotationRef/>
      </w:r>
      <w:r>
        <w:t>Suggest this rephrasing.</w:t>
      </w:r>
    </w:p>
  </w:comment>
  <w:comment xmlns:w="http://schemas.openxmlformats.org/wordprocessingml/2006/main" w:initials="SA" w:author="Sharma, Ash" w:date="2026-04-11T12:41:54" w:id="2046245351">
    <w:p xmlns:w14="http://schemas.microsoft.com/office/word/2010/wordml" xmlns:w="http://schemas.openxmlformats.org/wordprocessingml/2006/main" w:rsidR="69271BB5" w:rsidRDefault="20B131EF" w14:paraId="0C5C1711" w14:textId="03861E6E">
      <w:pPr>
        <w:pStyle w:val="CommentText"/>
      </w:pPr>
      <w:r>
        <w:rPr>
          <w:rStyle w:val="CommentReference"/>
        </w:rPr>
        <w:annotationRef/>
      </w:r>
      <w:r w:rsidRPr="05BF0230" w:rsidR="1DED78C7">
        <w:t>We used the ID's that matched (after finding a key to compare cohorts) to match DTI information to their proteomics. It may be true that we have DTI information from the same individual at different cohorts. We used SUBIDs and removed the 22 duplicate ids and then was reduced to 139 participants</w:t>
      </w:r>
    </w:p>
  </w:comment>
  <w:comment xmlns:w="http://schemas.openxmlformats.org/wordprocessingml/2006/main" w:initials="SA" w:author="Sharma, Ash" w:date="2026-04-11T12:39:25" w:id="1991951832">
    <w:p xmlns:w14="http://schemas.microsoft.com/office/word/2010/wordml" xmlns:w="http://schemas.openxmlformats.org/wordprocessingml/2006/main" w:rsidR="23314C8F" w:rsidRDefault="119DDBD8" w14:paraId="5220893D" w14:textId="4DEAD20B">
      <w:pPr>
        <w:pStyle w:val="CommentText"/>
      </w:pPr>
      <w:r>
        <w:rPr>
          <w:rStyle w:val="CommentReference"/>
        </w:rPr>
        <w:annotationRef/>
      </w:r>
      <w:r w:rsidRPr="67850D8F" w:rsidR="6B44F9B4">
        <w:t>We do not use thresholding, we use continuous responses</w:t>
      </w:r>
    </w:p>
  </w:comment>
</w:comments>
</file>

<file path=word/commentsExtended.xml><?xml version="1.0" encoding="utf-8"?>
<w15:commentsEx xmlns:mc="http://schemas.openxmlformats.org/markup-compatibility/2006" xmlns:w15="http://schemas.microsoft.com/office/word/2012/wordml" mc:Ignorable="w15">
  <w15:commentEx w15:done="0" w15:paraId="1F423376"/>
  <w15:commentEx w15:done="0" w15:paraId="5A2503E4"/>
  <w15:commentEx w15:done="0" w15:paraId="33469DDE"/>
  <w15:commentEx w15:done="0" w15:paraId="6CAB954A"/>
  <w15:commentEx w15:done="0" w15:paraId="2B1FD1DC"/>
  <w15:commentEx w15:done="0" w15:paraId="5A55FEFA"/>
  <w15:commentEx w15:done="0" w15:paraId="0C5C1711" w15:paraIdParent="5A2503E4"/>
  <w15:commentEx w15:done="0" w15:paraId="5220893D" w15:paraIdParent="33469DDE"/>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6C67E19A" w16cex:dateUtc="2026-04-10T17:15:00Z"/>
  <w16cex:commentExtensible w16cex:durableId="6DEF156F" w16cex:dateUtc="2026-04-11T16:13:00Z"/>
  <w16cex:commentExtensible w16cex:durableId="0797B313" w16cex:dateUtc="2026-04-11T16:15:00Z"/>
  <w16cex:commentExtensible w16cex:durableId="12B64A5A" w16cex:dateUtc="2026-04-10T17:17:00Z"/>
  <w16cex:commentExtensible w16cex:durableId="1937F269" w16cex:dateUtc="2026-04-11T16:17:00Z"/>
  <w16cex:commentExtensible w16cex:durableId="08E0F2B8" w16cex:dateUtc="2026-04-10T17:24:00Z"/>
  <w16cex:commentExtensible w16cex:durableId="0E83DE2D" w16cex:dateUtc="2026-04-11T17:41:54.4Z"/>
  <w16cex:commentExtensible w16cex:durableId="225A70E3" w16cex:dateUtc="2026-04-11T17:39:25.678Z"/>
</w16cex:commentsExtensible>
</file>

<file path=word/commentsIds.xml><?xml version="1.0" encoding="utf-8"?>
<w16cid:commentsIds xmlns:mc="http://schemas.openxmlformats.org/markup-compatibility/2006" xmlns:w16cid="http://schemas.microsoft.com/office/word/2016/wordml/cid" mc:Ignorable="w16cid">
  <w16cid:commentId w16cid:paraId="1F423376" w16cid:durableId="6C67E19A"/>
  <w16cid:commentId w16cid:paraId="5A2503E4" w16cid:durableId="6DEF156F"/>
  <w16cid:commentId w16cid:paraId="33469DDE" w16cid:durableId="0797B313"/>
  <w16cid:commentId w16cid:paraId="6CAB954A" w16cid:durableId="12B64A5A"/>
  <w16cid:commentId w16cid:paraId="2B1FD1DC" w16cid:durableId="1937F269"/>
  <w16cid:commentId w16cid:paraId="5A55FEFA" w16cid:durableId="08E0F2B8"/>
  <w16cid:commentId w16cid:paraId="0C5C1711" w16cid:durableId="0E83DE2D"/>
  <w16cid:commentId w16cid:paraId="5220893D" w16cid:durableId="225A70E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E7047" w:rsidRDefault="004E7047" w14:paraId="3860F7DB" w14:textId="77777777">
      <w:r>
        <w:separator/>
      </w:r>
    </w:p>
  </w:endnote>
  <w:endnote w:type="continuationSeparator" w:id="0">
    <w:p w:rsidR="004E7047" w:rsidRDefault="004E7047" w14:paraId="643EF7FC"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altName w:val="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p w:rsidR="006C0AA4" w:rsidRDefault="00000000" w14:paraId="4F134F71" w14:textId="77777777">
    <w:pPr>
      <w:pStyle w:val="BodyText"/>
      <w:spacing w:line="14" w:lineRule="auto"/>
    </w:pPr>
    <w:r>
      <w:rPr>
        <w:noProof/>
      </w:rPr>
      <mc:AlternateContent>
        <mc:Choice Requires="wps">
          <w:drawing>
            <wp:anchor distT="0" distB="0" distL="0" distR="0" simplePos="0" relativeHeight="487546368" behindDoc="1" locked="0" layoutInCell="1" allowOverlap="1" wp14:anchorId="0205D68B" wp14:editId="350447EC">
              <wp:simplePos x="0" y="0"/>
              <wp:positionH relativeFrom="page">
                <wp:posOffset>3816464</wp:posOffset>
              </wp:positionH>
              <wp:positionV relativeFrom="page">
                <wp:posOffset>9377393</wp:posOffset>
              </wp:positionV>
              <wp:extent cx="152400" cy="19494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400" cy="194945"/>
                      </a:xfrm>
                      <a:prstGeom prst="rect">
                        <a:avLst/>
                      </a:prstGeom>
                    </wps:spPr>
                    <wps:txbx>
                      <w:txbxContent>
                        <w:p w:rsidR="006C0AA4" w:rsidRDefault="00000000" w14:paraId="0047EFC6" w14:textId="77777777">
                          <w:pPr>
                            <w:pStyle w:val="BodyText"/>
                            <w:spacing w:before="43"/>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w14:anchorId="6DCEEA5F">
            <v:shapetype id="_x0000_t202" coordsize="21600,21600" o:spt="202" path="m,l,21600r21600,l21600,xe" w14:anchorId="0205D68B">
              <v:stroke joinstyle="miter"/>
              <v:path gradientshapeok="t" o:connecttype="rect"/>
            </v:shapetype>
            <v:shape id="Textbox 1" style="position:absolute;margin-left:300.5pt;margin-top:738.4pt;width:12pt;height:15.35pt;z-index:-15770112;visibility:visible;mso-wrap-style:square;mso-wrap-distance-left:0;mso-wrap-distance-top:0;mso-wrap-distance-right:0;mso-wrap-distance-bottom:0;mso-position-horizontal:absolute;mso-position-horizontal-relative:page;mso-position-vertical:absolute;mso-position-vertical-relative:page;v-text-anchor:top" o:spid="_x0000_s1026" filled="f" stroked="f"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">
              <v:textbox inset="0,0,0,0">
                <w:txbxContent>
                  <w:p w:rsidR="006C0AA4" w:rsidRDefault="00000000" w14:paraId="4590CB77" w14:textId="77777777">
                    <w:pPr>
                      <w:pStyle w:val="BodyText"/>
                      <w:spacing w:before="43"/>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E7047" w:rsidRDefault="004E7047" w14:paraId="250BF7C8" w14:textId="77777777">
      <w:r>
        <w:separator/>
      </w:r>
    </w:p>
  </w:footnote>
  <w:footnote w:type="continuationSeparator" w:id="0">
    <w:p w:rsidR="004E7047" w:rsidRDefault="004E7047" w14:paraId="07DF66BA" w14:textId="77777777">
      <w:r>
        <w:continuationSeparator/>
      </w:r>
    </w:p>
  </w:footnote>
</w:footnotes>
</file>

<file path=word/intelligence2.xml><?xml version="1.0" encoding="utf-8"?>
<int2:intelligence xmlns:int2="http://schemas.microsoft.com/office/intelligence/2020/intelligence">
  <int2:observations>
    <int2:textHash int2:hashCode="rrA/gQUr9gQeA7" int2:id="sTPOa9ZS">
      <int2:state int2:type="spell" int2:value="Rejected"/>
    </int2:textHash>
    <int2:textHash int2:hashCode="yTjhS6ccq7DMWH" int2:id="Hamn9wM2">
      <int2:state int2:type="spell" int2:value="Rejected"/>
    </int2:textHash>
    <int2:textHash int2:hashCode="1s2ZbeO+zFNoJ3" int2:id="xnbPnXxh">
      <int2:state int2:type="spell" int2:value="Rejected"/>
    </int2:textHash>
  </int2:observations>
  <int2:intelligenceSettings/>
</int2:intelligence>
</file>

<file path=word/people.xml><?xml version="1.0" encoding="utf-8"?>
<w15:people xmlns:mc="http://schemas.openxmlformats.org/markup-compatibility/2006" xmlns:w15="http://schemas.microsoft.com/office/word/2012/wordml" mc:Ignorable="w15">
  <w15:person w15:author="Andrew Saykin">
    <w15:presenceInfo w15:providerId="None" w15:userId="Andrew Saykin"/>
  </w15:person>
  <w15:person w15:author="Wu, Yu-Chien">
    <w15:presenceInfo w15:providerId="AD" w15:userId="S::yucwu@iu.edu::aef9ce07-74a7-451b-a500-d927266b8b88"/>
  </w15:person>
  <w15:person w15:author="Sharma, Ash">
    <w15:presenceInfo w15:providerId="AD" w15:userId="S::ashshar@iu.edu::e5a76f5a-e397-4b45-907d-f6a5795046d0"/>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val="bestFit" w:percent="255"/>
  <w:proofState w:spelling="clean" w:grammar="dirty"/>
  <w:trackRevisions w:val="true"/>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AA4"/>
    <w:rsid w:val="000C49A0"/>
    <w:rsid w:val="004E7047"/>
    <w:rsid w:val="0057777C"/>
    <w:rsid w:val="006C0AA4"/>
    <w:rsid w:val="00700B24"/>
    <w:rsid w:val="00771B2B"/>
    <w:rsid w:val="008B5236"/>
    <w:rsid w:val="009A5E30"/>
    <w:rsid w:val="00CF253F"/>
    <w:rsid w:val="00FF68DC"/>
    <w:rsid w:val="0421E3AE"/>
    <w:rsid w:val="06606273"/>
    <w:rsid w:val="07D0431B"/>
    <w:rsid w:val="0FFF06E0"/>
    <w:rsid w:val="144FBFDD"/>
    <w:rsid w:val="17A12261"/>
    <w:rsid w:val="199B6647"/>
    <w:rsid w:val="255EC143"/>
    <w:rsid w:val="2EAA1D45"/>
    <w:rsid w:val="2FF2A339"/>
    <w:rsid w:val="302BA12B"/>
    <w:rsid w:val="31B15029"/>
    <w:rsid w:val="391A3EDB"/>
    <w:rsid w:val="3C6C1459"/>
    <w:rsid w:val="437BB9A3"/>
    <w:rsid w:val="43D9BB54"/>
    <w:rsid w:val="45151852"/>
    <w:rsid w:val="49519CD5"/>
    <w:rsid w:val="51EC4035"/>
    <w:rsid w:val="5659E2B5"/>
    <w:rsid w:val="6285B130"/>
    <w:rsid w:val="683293D5"/>
    <w:rsid w:val="6A477585"/>
    <w:rsid w:val="6B2D6BCF"/>
    <w:rsid w:val="6F9FFF1D"/>
    <w:rsid w:val="7291A62B"/>
    <w:rsid w:val="76998F0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007983"/>
  <w15:docId w15:val="{6F00A4C4-E432-4C2F-9B58-A86DDE42564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Times New Roman" w:hAnsi="Times New Roman" w:eastAsia="Times New Roman" w:cs="Times New Roman"/>
    </w:rPr>
  </w:style>
  <w:style w:type="paragraph" w:styleId="Heading1">
    <w:name w:val="heading 1"/>
    <w:basedOn w:val="Normal"/>
    <w:uiPriority w:val="9"/>
    <w:qFormat/>
    <w:pPr>
      <w:outlineLvl w:val="0"/>
    </w:pPr>
    <w:rPr>
      <w:b/>
      <w:bCs/>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style>
  <w:style w:type="paragraph" w:styleId="TableParagraph" w:customStyle="1">
    <w:name w:val="Table Paragraph"/>
    <w:basedOn w:val="Normal"/>
    <w:uiPriority w:val="1"/>
    <w:qFormat/>
  </w:style>
  <w:style w:type="paragraph" w:styleId="Revision">
    <w:name w:val="Revision"/>
    <w:hidden/>
    <w:uiPriority w:val="99"/>
    <w:semiHidden/>
    <w:rsid w:val="0057777C"/>
    <w:pPr>
      <w:widowControl/>
      <w:autoSpaceDE/>
      <w:autoSpaceDN/>
    </w:pPr>
    <w:rPr>
      <w:rFonts w:ascii="Times New Roman" w:hAnsi="Times New Roman" w:eastAsia="Times New Roman" w:cs="Times New Roman"/>
    </w:rPr>
  </w:style>
  <w:style w:type="character" w:styleId="CommentReference">
    <w:name w:val="Comment Reference"/>
    <w:basedOn w:val="DefaultParagraphFont"/>
    <w:uiPriority w:val="99"/>
    <w:semiHidden/>
    <w:unhideWhenUsed/>
    <w:rsid w:val="0057777C"/>
    <w:rPr>
      <w:sz w:val="16"/>
      <w:szCs w:val="16"/>
    </w:rPr>
  </w:style>
  <w:style w:type="paragraph" w:styleId="CommentText">
    <w:name w:val="Comment Text"/>
    <w:basedOn w:val="Normal"/>
    <w:link w:val="CommentTextChar"/>
    <w:uiPriority w:val="99"/>
    <w:unhideWhenUsed/>
    <w:rsid w:val="0057777C"/>
    <w:rPr>
      <w:sz w:val="20"/>
      <w:szCs w:val="20"/>
    </w:rPr>
  </w:style>
  <w:style w:type="character" w:styleId="CommentTextChar" w:customStyle="1">
    <w:name w:val="Comment Text Char"/>
    <w:basedOn w:val="DefaultParagraphFont"/>
    <w:link w:val="CommentText"/>
    <w:uiPriority w:val="99"/>
    <w:rsid w:val="0057777C"/>
    <w:rPr>
      <w:rFonts w:ascii="Times New Roman" w:hAnsi="Times New Roman" w:eastAsia="Times New Roman" w:cs="Times New Roman"/>
      <w:sz w:val="20"/>
      <w:szCs w:val="20"/>
    </w:rPr>
  </w:style>
  <w:style w:type="paragraph" w:styleId="CommentSubject">
    <w:name w:val="Comment Subject"/>
    <w:basedOn w:val="CommentText"/>
    <w:next w:val="CommentText"/>
    <w:link w:val="CommentSubjectChar"/>
    <w:uiPriority w:val="99"/>
    <w:semiHidden/>
    <w:unhideWhenUsed/>
    <w:rsid w:val="0057777C"/>
    <w:rPr>
      <w:b/>
      <w:bCs/>
    </w:rPr>
  </w:style>
  <w:style w:type="character" w:styleId="CommentSubjectChar" w:customStyle="1">
    <w:name w:val="Comment Subject Char"/>
    <w:basedOn w:val="CommentTextChar"/>
    <w:link w:val="CommentSubject"/>
    <w:uiPriority w:val="99"/>
    <w:semiHidden/>
    <w:rsid w:val="0057777C"/>
    <w:rPr>
      <w:rFonts w:ascii="Times New Roman" w:hAnsi="Times New Roman" w:eastAsia="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microsoft.com/office/2016/09/relationships/commentsIds" Target="commentsIds.xml" Id="rId8" /><Relationship Type="http://schemas.openxmlformats.org/officeDocument/2006/relationships/hyperlink" Target="https://doi.org/10.1093/braincomms/fcag054" TargetMode="External" Id="rId13" /><Relationship Type="http://schemas.openxmlformats.org/officeDocument/2006/relationships/theme" Target="theme/theme1.xml" Id="rId18" /><Relationship Type="http://schemas.openxmlformats.org/officeDocument/2006/relationships/webSettings" Target="webSettings.xml" Id="rId3" /><Relationship Type="http://schemas.microsoft.com/office/2011/relationships/commentsExtended" Target="commentsExtended.xml" Id="rId7" /><Relationship Type="http://schemas.openxmlformats.org/officeDocument/2006/relationships/hyperlink" Target="https://doi.org/10.1016/j.neuron.2020.02.021" TargetMode="External" Id="rId12" /><Relationship Type="http://schemas.microsoft.com/office/2011/relationships/people" Target="people.xml" Id="rId17" /><Relationship Type="http://schemas.openxmlformats.org/officeDocument/2006/relationships/settings" Target="settings.xml" Id="rId2" /><Relationship Type="http://schemas.openxmlformats.org/officeDocument/2006/relationships/fontTable" Target="fontTable.xml" Id="rId16" /><Relationship Type="http://schemas.openxmlformats.org/officeDocument/2006/relationships/styles" Target="styles.xml" Id="rId1" /><Relationship Type="http://schemas.openxmlformats.org/officeDocument/2006/relationships/comments" Target="comments.xml" Id="rId6" /><Relationship Type="http://schemas.openxmlformats.org/officeDocument/2006/relationships/image" Target="media/image1.jpeg" Id="rId11" /><Relationship Type="http://schemas.openxmlformats.org/officeDocument/2006/relationships/endnotes" Target="endnotes.xml" Id="rId5" /><Relationship Type="http://schemas.openxmlformats.org/officeDocument/2006/relationships/hyperlink" Target="https://doi.org/10.1038/s41592-025-02896-9" TargetMode="External" Id="rId15" /><Relationship Type="http://schemas.openxmlformats.org/officeDocument/2006/relationships/footer" Target="footer1.xml" Id="rId10" /><Relationship Type="http://schemas.openxmlformats.org/officeDocument/2006/relationships/footnotes" Target="footnotes.xml" Id="rId4" /><Relationship Type="http://schemas.microsoft.com/office/2018/08/relationships/commentsExtensible" Target="commentsExtensible.xml" Id="rId9" /><Relationship Type="http://schemas.openxmlformats.org/officeDocument/2006/relationships/hyperlink" Target="https://doi.org/10.1038/s41592-025-02896-9" TargetMode="External" Id="rId14" /><Relationship Type="http://schemas.microsoft.com/office/2020/10/relationships/intelligence" Target="intelligence2.xml" Id="R8047239cc3424eb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Sharma, Ash</lastModifiedBy>
  <revision>5</revision>
  <dcterms:created xsi:type="dcterms:W3CDTF">2026-04-11T16:09:00.0000000Z</dcterms:created>
  <dcterms:modified xsi:type="dcterms:W3CDTF">2026-04-11T17:42:01.5832486Z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2026-04-10T00:00:00Z</vt:filetime>
  </property>
  <property fmtid="{D5CDD505-2E9C-101B-9397-08002B2CF9AE}" pid="3" name="Creator">
    <vt:lpwstr>LaTeX with hyperref</vt:lpwstr>
  </property>
  <property fmtid="{D5CDD505-2E9C-101B-9397-08002B2CF9AE}" pid="4" name="LastSaved">
    <vt:filetime>2026-04-10T00:00:00Z</vt:filetime>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